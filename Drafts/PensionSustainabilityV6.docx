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49549" w14:textId="5F7D1499" w:rsidR="0024249B" w:rsidRDefault="00E7603E" w:rsidP="0024249B">
      <w:pPr>
        <w:jc w:val="right"/>
        <w:rPr>
          <w:rFonts w:ascii="Times New Roman" w:hAnsi="Times New Roman" w:cs="Times New Roman"/>
          <w:sz w:val="24"/>
          <w:szCs w:val="24"/>
        </w:rPr>
      </w:pPr>
      <w:r>
        <w:rPr>
          <w:rFonts w:ascii="Times New Roman" w:hAnsi="Times New Roman" w:cs="Times New Roman"/>
          <w:sz w:val="24"/>
          <w:szCs w:val="24"/>
        </w:rPr>
        <w:t>August</w:t>
      </w:r>
      <w:r w:rsidR="0024249B">
        <w:rPr>
          <w:rFonts w:ascii="Times New Roman" w:hAnsi="Times New Roman" w:cs="Times New Roman"/>
          <w:sz w:val="24"/>
          <w:szCs w:val="24"/>
        </w:rPr>
        <w:t>, 2024</w:t>
      </w:r>
    </w:p>
    <w:p w14:paraId="53BB10DB" w14:textId="77777777" w:rsidR="0024249B" w:rsidRDefault="0024249B" w:rsidP="0024249B">
      <w:pPr>
        <w:jc w:val="center"/>
        <w:rPr>
          <w:rFonts w:ascii="Times New Roman" w:hAnsi="Times New Roman" w:cs="Times New Roman"/>
          <w:sz w:val="24"/>
          <w:szCs w:val="24"/>
        </w:rPr>
      </w:pPr>
    </w:p>
    <w:p w14:paraId="0A2990B7" w14:textId="77777777" w:rsidR="0024249B" w:rsidRDefault="0024249B" w:rsidP="0024249B">
      <w:pPr>
        <w:jc w:val="center"/>
        <w:rPr>
          <w:rFonts w:ascii="Times New Roman" w:hAnsi="Times New Roman" w:cs="Times New Roman"/>
          <w:sz w:val="24"/>
          <w:szCs w:val="24"/>
        </w:rPr>
      </w:pPr>
    </w:p>
    <w:p w14:paraId="061A69A6" w14:textId="77777777" w:rsidR="0024249B" w:rsidRDefault="0024249B" w:rsidP="0024249B">
      <w:pPr>
        <w:jc w:val="center"/>
        <w:rPr>
          <w:rFonts w:ascii="Times New Roman" w:hAnsi="Times New Roman" w:cs="Times New Roman"/>
          <w:sz w:val="24"/>
          <w:szCs w:val="24"/>
        </w:rPr>
      </w:pPr>
    </w:p>
    <w:p w14:paraId="2A8EBD3B" w14:textId="77777777" w:rsidR="0024249B" w:rsidRDefault="0024249B" w:rsidP="0024249B">
      <w:pPr>
        <w:jc w:val="center"/>
        <w:rPr>
          <w:rFonts w:ascii="Times New Roman" w:hAnsi="Times New Roman" w:cs="Times New Roman"/>
          <w:sz w:val="24"/>
          <w:szCs w:val="24"/>
        </w:rPr>
      </w:pPr>
    </w:p>
    <w:p w14:paraId="7502ED54" w14:textId="77777777" w:rsidR="0024249B" w:rsidRDefault="0024249B" w:rsidP="0024249B">
      <w:pPr>
        <w:jc w:val="center"/>
        <w:rPr>
          <w:rFonts w:ascii="Times New Roman" w:hAnsi="Times New Roman" w:cs="Times New Roman"/>
          <w:sz w:val="24"/>
          <w:szCs w:val="24"/>
        </w:rPr>
      </w:pPr>
    </w:p>
    <w:p w14:paraId="196A89B3" w14:textId="77777777" w:rsidR="0024249B" w:rsidRDefault="0024249B" w:rsidP="0024249B">
      <w:pPr>
        <w:jc w:val="center"/>
        <w:rPr>
          <w:rFonts w:ascii="Times New Roman" w:hAnsi="Times New Roman" w:cs="Times New Roman"/>
          <w:sz w:val="24"/>
          <w:szCs w:val="24"/>
        </w:rPr>
      </w:pPr>
    </w:p>
    <w:p w14:paraId="2A5DF7B3" w14:textId="77777777" w:rsidR="0024249B" w:rsidRDefault="0024249B" w:rsidP="0024249B">
      <w:pPr>
        <w:jc w:val="center"/>
        <w:rPr>
          <w:rFonts w:ascii="Times New Roman" w:hAnsi="Times New Roman" w:cs="Times New Roman"/>
          <w:sz w:val="24"/>
          <w:szCs w:val="24"/>
        </w:rPr>
      </w:pPr>
    </w:p>
    <w:p w14:paraId="40B54074" w14:textId="77777777" w:rsidR="0024249B" w:rsidRDefault="0024249B" w:rsidP="0024249B">
      <w:pPr>
        <w:jc w:val="center"/>
        <w:rPr>
          <w:rFonts w:ascii="Times New Roman" w:hAnsi="Times New Roman" w:cs="Times New Roman"/>
          <w:sz w:val="28"/>
          <w:szCs w:val="28"/>
        </w:rPr>
      </w:pPr>
    </w:p>
    <w:p w14:paraId="4FF24431" w14:textId="77777777" w:rsidR="0024249B" w:rsidRDefault="0024249B" w:rsidP="0024249B">
      <w:pPr>
        <w:jc w:val="center"/>
        <w:rPr>
          <w:rFonts w:ascii="Times New Roman" w:hAnsi="Times New Roman" w:cs="Times New Roman"/>
          <w:sz w:val="28"/>
          <w:szCs w:val="28"/>
        </w:rPr>
      </w:pPr>
    </w:p>
    <w:p w14:paraId="47873C8E" w14:textId="78BCAB69" w:rsidR="008D50A2" w:rsidRDefault="0024249B" w:rsidP="0024249B">
      <w:pPr>
        <w:jc w:val="center"/>
        <w:rPr>
          <w:rFonts w:ascii="Times New Roman" w:hAnsi="Times New Roman" w:cs="Times New Roman"/>
          <w:sz w:val="28"/>
          <w:szCs w:val="28"/>
        </w:rPr>
      </w:pPr>
      <w:r w:rsidRPr="0024249B">
        <w:rPr>
          <w:rFonts w:ascii="Times New Roman" w:hAnsi="Times New Roman" w:cs="Times New Roman"/>
          <w:sz w:val="28"/>
          <w:szCs w:val="28"/>
        </w:rPr>
        <w:t>How Sustainable Are</w:t>
      </w:r>
      <w:r w:rsidR="00094AD2">
        <w:rPr>
          <w:rFonts w:ascii="Times New Roman" w:hAnsi="Times New Roman" w:cs="Times New Roman"/>
          <w:sz w:val="28"/>
          <w:szCs w:val="28"/>
        </w:rPr>
        <w:t xml:space="preserve"> </w:t>
      </w:r>
      <w:r w:rsidR="008D50A2">
        <w:rPr>
          <w:rFonts w:ascii="Times New Roman" w:hAnsi="Times New Roman" w:cs="Times New Roman"/>
          <w:sz w:val="28"/>
          <w:szCs w:val="28"/>
        </w:rPr>
        <w:t>Public</w:t>
      </w:r>
      <w:r w:rsidRPr="0024249B">
        <w:rPr>
          <w:rFonts w:ascii="Times New Roman" w:hAnsi="Times New Roman" w:cs="Times New Roman"/>
          <w:sz w:val="28"/>
          <w:szCs w:val="28"/>
        </w:rPr>
        <w:t xml:space="preserve"> Pension Plans? </w:t>
      </w:r>
    </w:p>
    <w:p w14:paraId="6FAB91C2" w14:textId="5BD64742" w:rsidR="00622E27" w:rsidRPr="0024249B" w:rsidRDefault="0024249B" w:rsidP="0024249B">
      <w:pPr>
        <w:jc w:val="center"/>
        <w:rPr>
          <w:rFonts w:ascii="Times New Roman" w:hAnsi="Times New Roman" w:cs="Times New Roman"/>
          <w:sz w:val="28"/>
          <w:szCs w:val="28"/>
        </w:rPr>
      </w:pPr>
      <w:r w:rsidRPr="0024249B">
        <w:rPr>
          <w:rFonts w:ascii="Times New Roman" w:hAnsi="Times New Roman" w:cs="Times New Roman"/>
          <w:sz w:val="28"/>
          <w:szCs w:val="28"/>
        </w:rPr>
        <w:t>A Stochastic Analysis</w:t>
      </w:r>
      <w:r w:rsidR="00EF5C06">
        <w:rPr>
          <w:rFonts w:ascii="Times New Roman" w:hAnsi="Times New Roman" w:cs="Times New Roman"/>
          <w:sz w:val="28"/>
          <w:szCs w:val="28"/>
        </w:rPr>
        <w:t xml:space="preserve"> </w:t>
      </w:r>
      <w:r w:rsidR="00810C77">
        <w:rPr>
          <w:rFonts w:ascii="Times New Roman" w:hAnsi="Times New Roman" w:cs="Times New Roman"/>
          <w:sz w:val="28"/>
          <w:szCs w:val="28"/>
        </w:rPr>
        <w:t>of Policy Alternatives</w:t>
      </w:r>
    </w:p>
    <w:p w14:paraId="525CC436" w14:textId="77777777" w:rsidR="0024249B" w:rsidRDefault="0024249B" w:rsidP="0024249B">
      <w:pPr>
        <w:jc w:val="center"/>
        <w:rPr>
          <w:rFonts w:ascii="Times New Roman" w:hAnsi="Times New Roman" w:cs="Times New Roman"/>
          <w:sz w:val="24"/>
          <w:szCs w:val="24"/>
        </w:rPr>
      </w:pPr>
    </w:p>
    <w:p w14:paraId="6F9CBB99" w14:textId="107FC985" w:rsidR="0024249B" w:rsidRDefault="0024249B" w:rsidP="0024249B">
      <w:pPr>
        <w:jc w:val="center"/>
        <w:rPr>
          <w:rFonts w:ascii="Times New Roman" w:hAnsi="Times New Roman" w:cs="Times New Roman"/>
          <w:sz w:val="24"/>
          <w:szCs w:val="24"/>
        </w:rPr>
      </w:pPr>
    </w:p>
    <w:p w14:paraId="44D735FA" w14:textId="018097CD" w:rsidR="0024249B" w:rsidRDefault="0024249B" w:rsidP="0024249B">
      <w:pPr>
        <w:jc w:val="center"/>
        <w:rPr>
          <w:rFonts w:ascii="Times New Roman" w:hAnsi="Times New Roman" w:cs="Times New Roman"/>
          <w:sz w:val="24"/>
          <w:szCs w:val="24"/>
        </w:rPr>
      </w:pPr>
      <w:r>
        <w:rPr>
          <w:rFonts w:ascii="Times New Roman" w:hAnsi="Times New Roman" w:cs="Times New Roman"/>
          <w:sz w:val="24"/>
          <w:szCs w:val="24"/>
        </w:rPr>
        <w:t>Deborah Lucas</w:t>
      </w:r>
      <w:r>
        <w:rPr>
          <w:rStyle w:val="FootnoteReference"/>
          <w:rFonts w:ascii="Times New Roman" w:hAnsi="Times New Roman" w:cs="Times New Roman"/>
          <w:sz w:val="24"/>
          <w:szCs w:val="24"/>
        </w:rPr>
        <w:footnoteReference w:id="1"/>
      </w:r>
    </w:p>
    <w:p w14:paraId="746F5C7B" w14:textId="7BB49A8E" w:rsidR="0024249B" w:rsidRDefault="0024249B" w:rsidP="0024249B">
      <w:pPr>
        <w:jc w:val="center"/>
        <w:rPr>
          <w:rFonts w:ascii="Times New Roman" w:hAnsi="Times New Roman" w:cs="Times New Roman"/>
          <w:sz w:val="24"/>
          <w:szCs w:val="24"/>
        </w:rPr>
      </w:pPr>
      <w:r>
        <w:rPr>
          <w:rFonts w:ascii="Times New Roman" w:hAnsi="Times New Roman" w:cs="Times New Roman"/>
          <w:sz w:val="24"/>
          <w:szCs w:val="24"/>
        </w:rPr>
        <w:t>Daniel Smith</w:t>
      </w:r>
      <w:r>
        <w:rPr>
          <w:rStyle w:val="FootnoteReference"/>
          <w:rFonts w:ascii="Times New Roman" w:hAnsi="Times New Roman" w:cs="Times New Roman"/>
          <w:sz w:val="24"/>
          <w:szCs w:val="24"/>
        </w:rPr>
        <w:footnoteReference w:id="2"/>
      </w:r>
    </w:p>
    <w:p w14:paraId="5A9A2DCC" w14:textId="790A4203" w:rsidR="00575A46" w:rsidRDefault="00575A46">
      <w:pPr>
        <w:rPr>
          <w:rFonts w:ascii="Times New Roman" w:hAnsi="Times New Roman" w:cs="Times New Roman"/>
          <w:sz w:val="24"/>
          <w:szCs w:val="24"/>
        </w:rPr>
      </w:pPr>
      <w:r>
        <w:rPr>
          <w:rFonts w:ascii="Times New Roman" w:hAnsi="Times New Roman" w:cs="Times New Roman"/>
          <w:sz w:val="24"/>
          <w:szCs w:val="24"/>
        </w:rPr>
        <w:br w:type="page"/>
      </w:r>
    </w:p>
    <w:p w14:paraId="199378AF" w14:textId="6CD1CD0B" w:rsidR="00575A46" w:rsidRDefault="00575A46" w:rsidP="00FB3CD1">
      <w:pPr>
        <w:spacing w:line="288" w:lineRule="auto"/>
        <w:rPr>
          <w:rFonts w:ascii="Times New Roman" w:hAnsi="Times New Roman" w:cs="Times New Roman"/>
          <w:sz w:val="24"/>
          <w:szCs w:val="24"/>
        </w:rPr>
      </w:pPr>
      <w:r>
        <w:rPr>
          <w:rFonts w:ascii="Times New Roman" w:hAnsi="Times New Roman" w:cs="Times New Roman"/>
          <w:sz w:val="24"/>
          <w:szCs w:val="24"/>
        </w:rPr>
        <w:lastRenderedPageBreak/>
        <w:t>1. Introduction</w:t>
      </w:r>
    </w:p>
    <w:p w14:paraId="0FD79AAB" w14:textId="18B3C81F" w:rsidR="00EF5C06" w:rsidRDefault="00722F22" w:rsidP="00FB3CD1">
      <w:pPr>
        <w:spacing w:line="288" w:lineRule="auto"/>
        <w:rPr>
          <w:rFonts w:ascii="Times New Roman" w:hAnsi="Times New Roman" w:cs="Times New Roman"/>
          <w:sz w:val="24"/>
          <w:szCs w:val="24"/>
        </w:rPr>
      </w:pPr>
      <w:r>
        <w:rPr>
          <w:rFonts w:ascii="Times New Roman" w:hAnsi="Times New Roman" w:cs="Times New Roman"/>
          <w:sz w:val="24"/>
          <w:szCs w:val="24"/>
        </w:rPr>
        <w:t>Most</w:t>
      </w:r>
      <w:r w:rsidR="00EF5C06">
        <w:rPr>
          <w:rFonts w:ascii="Times New Roman" w:hAnsi="Times New Roman" w:cs="Times New Roman"/>
          <w:sz w:val="24"/>
          <w:szCs w:val="24"/>
        </w:rPr>
        <w:t xml:space="preserve"> </w:t>
      </w:r>
      <w:r>
        <w:rPr>
          <w:rFonts w:ascii="Times New Roman" w:hAnsi="Times New Roman" w:cs="Times New Roman"/>
          <w:sz w:val="24"/>
          <w:szCs w:val="24"/>
        </w:rPr>
        <w:t xml:space="preserve">state and local </w:t>
      </w:r>
      <w:r w:rsidR="00EF5C06">
        <w:rPr>
          <w:rFonts w:ascii="Times New Roman" w:hAnsi="Times New Roman" w:cs="Times New Roman"/>
          <w:sz w:val="24"/>
          <w:szCs w:val="24"/>
        </w:rPr>
        <w:t>public</w:t>
      </w:r>
      <w:r w:rsidR="00053A82">
        <w:rPr>
          <w:rFonts w:ascii="Times New Roman" w:hAnsi="Times New Roman" w:cs="Times New Roman"/>
          <w:sz w:val="24"/>
          <w:szCs w:val="24"/>
        </w:rPr>
        <w:t xml:space="preserve"> pension </w:t>
      </w:r>
      <w:r w:rsidR="00BB61C5">
        <w:rPr>
          <w:rFonts w:ascii="Times New Roman" w:hAnsi="Times New Roman" w:cs="Times New Roman"/>
          <w:sz w:val="24"/>
          <w:szCs w:val="24"/>
        </w:rPr>
        <w:t xml:space="preserve">(S&amp;L) </w:t>
      </w:r>
      <w:r w:rsidR="00053A82">
        <w:rPr>
          <w:rFonts w:ascii="Times New Roman" w:hAnsi="Times New Roman" w:cs="Times New Roman"/>
          <w:sz w:val="24"/>
          <w:szCs w:val="24"/>
        </w:rPr>
        <w:t xml:space="preserve">plans in the U.S. are </w:t>
      </w:r>
      <w:r w:rsidR="00EF5C06">
        <w:rPr>
          <w:rFonts w:ascii="Times New Roman" w:hAnsi="Times New Roman" w:cs="Times New Roman"/>
          <w:sz w:val="24"/>
          <w:szCs w:val="24"/>
        </w:rPr>
        <w:t xml:space="preserve">chronically </w:t>
      </w:r>
      <w:r w:rsidR="00053A82">
        <w:rPr>
          <w:rFonts w:ascii="Times New Roman" w:hAnsi="Times New Roman" w:cs="Times New Roman"/>
          <w:sz w:val="24"/>
          <w:szCs w:val="24"/>
        </w:rPr>
        <w:t xml:space="preserve">underfunded. </w:t>
      </w:r>
      <w:r w:rsidR="00513252">
        <w:rPr>
          <w:rFonts w:ascii="Times New Roman" w:hAnsi="Times New Roman" w:cs="Times New Roman"/>
          <w:sz w:val="24"/>
          <w:szCs w:val="24"/>
        </w:rPr>
        <w:t xml:space="preserve">Aubrey and Yin (2023), </w:t>
      </w:r>
      <w:r w:rsidR="00810C77">
        <w:rPr>
          <w:rFonts w:ascii="Times New Roman" w:hAnsi="Times New Roman" w:cs="Times New Roman"/>
          <w:sz w:val="24"/>
          <w:szCs w:val="24"/>
        </w:rPr>
        <w:t>report an average funding level—the ratio of assets to reported liabilities—</w:t>
      </w:r>
      <w:r w:rsidR="00AD7A90">
        <w:rPr>
          <w:rFonts w:ascii="Times New Roman" w:hAnsi="Times New Roman" w:cs="Times New Roman"/>
          <w:sz w:val="24"/>
          <w:szCs w:val="24"/>
        </w:rPr>
        <w:t>hovering</w:t>
      </w:r>
      <w:r w:rsidR="00810C77">
        <w:rPr>
          <w:rFonts w:ascii="Times New Roman" w:hAnsi="Times New Roman" w:cs="Times New Roman"/>
          <w:sz w:val="24"/>
          <w:szCs w:val="24"/>
        </w:rPr>
        <w:t xml:space="preserve"> around 75% </w:t>
      </w:r>
      <w:r w:rsidR="00AD7A90">
        <w:rPr>
          <w:rFonts w:ascii="Times New Roman" w:hAnsi="Times New Roman" w:cs="Times New Roman"/>
          <w:sz w:val="24"/>
          <w:szCs w:val="24"/>
        </w:rPr>
        <w:t>since</w:t>
      </w:r>
      <w:r w:rsidR="00810C77">
        <w:rPr>
          <w:rFonts w:ascii="Times New Roman" w:hAnsi="Times New Roman" w:cs="Times New Roman"/>
          <w:sz w:val="24"/>
          <w:szCs w:val="24"/>
        </w:rPr>
        <w:t xml:space="preserve"> 2008. </w:t>
      </w:r>
      <w:r w:rsidR="00EC3496">
        <w:rPr>
          <w:rFonts w:ascii="Times New Roman" w:hAnsi="Times New Roman" w:cs="Times New Roman"/>
          <w:sz w:val="24"/>
          <w:szCs w:val="24"/>
        </w:rPr>
        <w:t>T</w:t>
      </w:r>
      <w:r w:rsidR="00EC3496" w:rsidRPr="00EC3496">
        <w:rPr>
          <w:rFonts w:ascii="Times New Roman" w:hAnsi="Times New Roman" w:cs="Times New Roman"/>
          <w:sz w:val="24"/>
          <w:szCs w:val="24"/>
        </w:rPr>
        <w:t xml:space="preserve">he funding situation </w:t>
      </w:r>
      <w:r w:rsidR="00965B0E">
        <w:rPr>
          <w:rFonts w:ascii="Times New Roman" w:hAnsi="Times New Roman" w:cs="Times New Roman"/>
          <w:sz w:val="24"/>
          <w:szCs w:val="24"/>
        </w:rPr>
        <w:t>appears</w:t>
      </w:r>
      <w:r w:rsidR="00F772A8">
        <w:rPr>
          <w:rFonts w:ascii="Times New Roman" w:hAnsi="Times New Roman" w:cs="Times New Roman"/>
          <w:sz w:val="24"/>
          <w:szCs w:val="24"/>
        </w:rPr>
        <w:t xml:space="preserve"> </w:t>
      </w:r>
      <w:r w:rsidR="00460146">
        <w:rPr>
          <w:rFonts w:ascii="Times New Roman" w:hAnsi="Times New Roman" w:cs="Times New Roman"/>
          <w:sz w:val="24"/>
          <w:szCs w:val="24"/>
        </w:rPr>
        <w:t>bleaker</w:t>
      </w:r>
      <w:r w:rsidR="00EC3496" w:rsidRPr="00EC3496">
        <w:rPr>
          <w:rFonts w:ascii="Times New Roman" w:hAnsi="Times New Roman" w:cs="Times New Roman"/>
          <w:sz w:val="24"/>
          <w:szCs w:val="24"/>
        </w:rPr>
        <w:t xml:space="preserve"> </w:t>
      </w:r>
      <w:r w:rsidR="00EC3496">
        <w:rPr>
          <w:rFonts w:ascii="Times New Roman" w:hAnsi="Times New Roman" w:cs="Times New Roman"/>
          <w:sz w:val="24"/>
          <w:szCs w:val="24"/>
        </w:rPr>
        <w:t>w</w:t>
      </w:r>
      <w:r w:rsidR="00810C77">
        <w:rPr>
          <w:rFonts w:ascii="Times New Roman" w:hAnsi="Times New Roman" w:cs="Times New Roman"/>
          <w:sz w:val="24"/>
          <w:szCs w:val="24"/>
        </w:rPr>
        <w:t>hen liabilities are</w:t>
      </w:r>
      <w:r w:rsidR="00FD5A93">
        <w:rPr>
          <w:rFonts w:ascii="Times New Roman" w:hAnsi="Times New Roman" w:cs="Times New Roman"/>
          <w:sz w:val="24"/>
          <w:szCs w:val="24"/>
        </w:rPr>
        <w:t xml:space="preserve"> </w:t>
      </w:r>
      <w:r w:rsidR="00810C77">
        <w:rPr>
          <w:rFonts w:ascii="Times New Roman" w:hAnsi="Times New Roman" w:cs="Times New Roman"/>
          <w:sz w:val="24"/>
          <w:szCs w:val="24"/>
        </w:rPr>
        <w:t>measured</w:t>
      </w:r>
      <w:r w:rsidR="00A674BA">
        <w:rPr>
          <w:rFonts w:ascii="Times New Roman" w:hAnsi="Times New Roman" w:cs="Times New Roman"/>
          <w:sz w:val="24"/>
          <w:szCs w:val="24"/>
        </w:rPr>
        <w:t xml:space="preserve"> </w:t>
      </w:r>
      <w:r w:rsidR="00EC3496">
        <w:rPr>
          <w:rFonts w:ascii="Times New Roman" w:hAnsi="Times New Roman" w:cs="Times New Roman"/>
          <w:sz w:val="24"/>
          <w:szCs w:val="24"/>
        </w:rPr>
        <w:t>at fair value</w:t>
      </w:r>
      <w:r w:rsidR="002E5CF6">
        <w:rPr>
          <w:rFonts w:ascii="Times New Roman" w:hAnsi="Times New Roman" w:cs="Times New Roman"/>
          <w:sz w:val="24"/>
          <w:szCs w:val="24"/>
        </w:rPr>
        <w:t xml:space="preserve"> rather than on an actuarial basis</w:t>
      </w:r>
      <w:r w:rsidR="00094AD2">
        <w:rPr>
          <w:rFonts w:ascii="Times New Roman" w:hAnsi="Times New Roman" w:cs="Times New Roman"/>
          <w:sz w:val="24"/>
          <w:szCs w:val="24"/>
        </w:rPr>
        <w:t>:</w:t>
      </w:r>
      <w:r>
        <w:rPr>
          <w:rFonts w:ascii="Times New Roman" w:hAnsi="Times New Roman" w:cs="Times New Roman"/>
          <w:sz w:val="24"/>
          <w:szCs w:val="24"/>
        </w:rPr>
        <w:t xml:space="preserve"> Giesecke and Rauh (2023)</w:t>
      </w:r>
      <w:r w:rsidR="00EF177A">
        <w:rPr>
          <w:rFonts w:ascii="Times New Roman" w:hAnsi="Times New Roman" w:cs="Times New Roman"/>
          <w:sz w:val="24"/>
          <w:szCs w:val="24"/>
        </w:rPr>
        <w:t xml:space="preserve"> </w:t>
      </w:r>
      <w:r w:rsidR="00EC3496">
        <w:rPr>
          <w:rFonts w:ascii="Times New Roman" w:hAnsi="Times New Roman" w:cs="Times New Roman"/>
          <w:sz w:val="24"/>
          <w:szCs w:val="24"/>
        </w:rPr>
        <w:t>estimate</w:t>
      </w:r>
      <w:r w:rsidR="00EF177A">
        <w:rPr>
          <w:rFonts w:ascii="Times New Roman" w:hAnsi="Times New Roman" w:cs="Times New Roman"/>
          <w:sz w:val="24"/>
          <w:szCs w:val="24"/>
        </w:rPr>
        <w:t xml:space="preserve"> that</w:t>
      </w:r>
      <w:r>
        <w:rPr>
          <w:rFonts w:ascii="Times New Roman" w:hAnsi="Times New Roman" w:cs="Times New Roman"/>
          <w:sz w:val="24"/>
          <w:szCs w:val="24"/>
        </w:rPr>
        <w:t xml:space="preserve"> in</w:t>
      </w:r>
      <w:r w:rsidR="00810C77" w:rsidRPr="00810C77">
        <w:rPr>
          <w:rFonts w:ascii="Times New Roman" w:hAnsi="Times New Roman" w:cs="Times New Roman"/>
          <w:sz w:val="24"/>
          <w:szCs w:val="24"/>
        </w:rPr>
        <w:t xml:space="preserve"> 2021</w:t>
      </w:r>
      <w:r w:rsidR="00EF177A">
        <w:rPr>
          <w:rFonts w:ascii="Times New Roman" w:hAnsi="Times New Roman" w:cs="Times New Roman"/>
          <w:sz w:val="24"/>
          <w:szCs w:val="24"/>
        </w:rPr>
        <w:t>,</w:t>
      </w:r>
      <w:r w:rsidR="00810C77" w:rsidRPr="00810C77">
        <w:rPr>
          <w:rFonts w:ascii="Times New Roman" w:hAnsi="Times New Roman" w:cs="Times New Roman"/>
          <w:sz w:val="24"/>
          <w:szCs w:val="24"/>
        </w:rPr>
        <w:t xml:space="preserve"> </w:t>
      </w:r>
      <w:r w:rsidR="00EC3496">
        <w:rPr>
          <w:rFonts w:ascii="Times New Roman" w:hAnsi="Times New Roman" w:cs="Times New Roman"/>
          <w:sz w:val="24"/>
          <w:szCs w:val="24"/>
        </w:rPr>
        <w:t xml:space="preserve">the reported </w:t>
      </w:r>
      <w:r w:rsidR="00810C77" w:rsidRPr="00810C77">
        <w:rPr>
          <w:rFonts w:ascii="Times New Roman" w:hAnsi="Times New Roman" w:cs="Times New Roman"/>
          <w:sz w:val="24"/>
          <w:szCs w:val="24"/>
        </w:rPr>
        <w:t xml:space="preserve">unfunded liabilities of </w:t>
      </w:r>
      <w:r>
        <w:rPr>
          <w:rFonts w:ascii="Times New Roman" w:hAnsi="Times New Roman" w:cs="Times New Roman"/>
          <w:sz w:val="24"/>
          <w:szCs w:val="24"/>
        </w:rPr>
        <w:t>S&amp;L plans</w:t>
      </w:r>
      <w:r w:rsidR="00810C77" w:rsidRPr="00810C77">
        <w:rPr>
          <w:rFonts w:ascii="Times New Roman" w:hAnsi="Times New Roman" w:cs="Times New Roman"/>
          <w:sz w:val="24"/>
          <w:szCs w:val="24"/>
        </w:rPr>
        <w:t xml:space="preserve"> </w:t>
      </w:r>
      <w:r>
        <w:rPr>
          <w:rFonts w:ascii="Times New Roman" w:hAnsi="Times New Roman" w:cs="Times New Roman"/>
          <w:sz w:val="24"/>
          <w:szCs w:val="24"/>
        </w:rPr>
        <w:t>total</w:t>
      </w:r>
      <w:r w:rsidR="00810C77" w:rsidRPr="00810C77">
        <w:rPr>
          <w:rFonts w:ascii="Times New Roman" w:hAnsi="Times New Roman" w:cs="Times New Roman"/>
          <w:sz w:val="24"/>
          <w:szCs w:val="24"/>
        </w:rPr>
        <w:t xml:space="preserve"> $1.076 trillion</w:t>
      </w:r>
      <w:r>
        <w:rPr>
          <w:rFonts w:ascii="Times New Roman" w:hAnsi="Times New Roman" w:cs="Times New Roman"/>
          <w:sz w:val="24"/>
          <w:szCs w:val="24"/>
        </w:rPr>
        <w:t xml:space="preserve"> </w:t>
      </w:r>
      <w:r w:rsidR="00EC3496">
        <w:rPr>
          <w:rFonts w:ascii="Times New Roman" w:hAnsi="Times New Roman" w:cs="Times New Roman"/>
          <w:sz w:val="24"/>
          <w:szCs w:val="24"/>
        </w:rPr>
        <w:t>whereas</w:t>
      </w:r>
      <w:r>
        <w:rPr>
          <w:rFonts w:ascii="Times New Roman" w:hAnsi="Times New Roman" w:cs="Times New Roman"/>
          <w:sz w:val="24"/>
          <w:szCs w:val="24"/>
        </w:rPr>
        <w:t xml:space="preserve"> </w:t>
      </w:r>
      <w:r w:rsidR="00EC3496">
        <w:rPr>
          <w:rFonts w:ascii="Times New Roman" w:hAnsi="Times New Roman" w:cs="Times New Roman"/>
          <w:sz w:val="24"/>
          <w:szCs w:val="24"/>
        </w:rPr>
        <w:t>the</w:t>
      </w:r>
      <w:r>
        <w:rPr>
          <w:rFonts w:ascii="Times New Roman" w:hAnsi="Times New Roman" w:cs="Times New Roman"/>
          <w:sz w:val="24"/>
          <w:szCs w:val="24"/>
        </w:rPr>
        <w:t xml:space="preserve"> fair value </w:t>
      </w:r>
      <w:r w:rsidR="00EC3496">
        <w:rPr>
          <w:rFonts w:ascii="Times New Roman" w:hAnsi="Times New Roman" w:cs="Times New Roman"/>
          <w:sz w:val="24"/>
          <w:szCs w:val="24"/>
        </w:rPr>
        <w:t>of those</w:t>
      </w:r>
      <w:r>
        <w:rPr>
          <w:rFonts w:ascii="Times New Roman" w:hAnsi="Times New Roman" w:cs="Times New Roman"/>
          <w:sz w:val="24"/>
          <w:szCs w:val="24"/>
        </w:rPr>
        <w:t xml:space="preserve"> unfunded liability</w:t>
      </w:r>
      <w:r w:rsidR="00810C77" w:rsidRPr="00810C77">
        <w:rPr>
          <w:rFonts w:ascii="Times New Roman" w:hAnsi="Times New Roman" w:cs="Times New Roman"/>
          <w:sz w:val="24"/>
          <w:szCs w:val="24"/>
        </w:rPr>
        <w:t xml:space="preserve"> </w:t>
      </w:r>
      <w:r w:rsidR="00EC3496">
        <w:rPr>
          <w:rFonts w:ascii="Times New Roman" w:hAnsi="Times New Roman" w:cs="Times New Roman"/>
          <w:sz w:val="24"/>
          <w:szCs w:val="24"/>
        </w:rPr>
        <w:t>was</w:t>
      </w:r>
      <w:r w:rsidR="00810C77" w:rsidRPr="00810C77">
        <w:rPr>
          <w:rFonts w:ascii="Times New Roman" w:hAnsi="Times New Roman" w:cs="Times New Roman"/>
          <w:sz w:val="24"/>
          <w:szCs w:val="24"/>
        </w:rPr>
        <w:t xml:space="preserve"> approximately $6.501 trillion</w:t>
      </w:r>
      <w:r w:rsidR="00EF177A">
        <w:rPr>
          <w:rFonts w:ascii="Times New Roman" w:hAnsi="Times New Roman" w:cs="Times New Roman"/>
          <w:sz w:val="24"/>
          <w:szCs w:val="24"/>
        </w:rPr>
        <w:t>. T</w:t>
      </w:r>
      <w:r>
        <w:rPr>
          <w:rFonts w:ascii="Times New Roman" w:hAnsi="Times New Roman" w:cs="Times New Roman"/>
          <w:sz w:val="24"/>
          <w:szCs w:val="24"/>
        </w:rPr>
        <w:t>he corresponding average</w:t>
      </w:r>
      <w:r w:rsidR="00810C77">
        <w:rPr>
          <w:rFonts w:ascii="Times New Roman" w:hAnsi="Times New Roman" w:cs="Times New Roman"/>
          <w:sz w:val="24"/>
          <w:szCs w:val="24"/>
        </w:rPr>
        <w:t xml:space="preserve"> </w:t>
      </w:r>
      <w:r w:rsidR="00810C77" w:rsidRPr="00810C77">
        <w:rPr>
          <w:rFonts w:ascii="Times New Roman" w:hAnsi="Times New Roman" w:cs="Times New Roman"/>
          <w:sz w:val="24"/>
          <w:szCs w:val="24"/>
        </w:rPr>
        <w:t>funding ratio</w:t>
      </w:r>
      <w:r w:rsidR="00EF177A">
        <w:rPr>
          <w:rFonts w:ascii="Times New Roman" w:hAnsi="Times New Roman" w:cs="Times New Roman"/>
          <w:sz w:val="24"/>
          <w:szCs w:val="24"/>
        </w:rPr>
        <w:t xml:space="preserve"> </w:t>
      </w:r>
      <w:r w:rsidR="00362870">
        <w:rPr>
          <w:rFonts w:ascii="Times New Roman" w:hAnsi="Times New Roman" w:cs="Times New Roman"/>
          <w:sz w:val="24"/>
          <w:szCs w:val="24"/>
        </w:rPr>
        <w:t>is only</w:t>
      </w:r>
      <w:r w:rsidR="00810C77" w:rsidRPr="00810C77">
        <w:rPr>
          <w:rFonts w:ascii="Times New Roman" w:hAnsi="Times New Roman" w:cs="Times New Roman"/>
          <w:sz w:val="24"/>
          <w:szCs w:val="24"/>
        </w:rPr>
        <w:t xml:space="preserve"> 43.8%</w:t>
      </w:r>
      <w:r>
        <w:rPr>
          <w:rFonts w:ascii="Times New Roman" w:hAnsi="Times New Roman" w:cs="Times New Roman"/>
          <w:sz w:val="24"/>
          <w:szCs w:val="24"/>
        </w:rPr>
        <w:t>.</w:t>
      </w:r>
      <w:r w:rsidR="00810C77" w:rsidRPr="00810C77">
        <w:rPr>
          <w:rFonts w:ascii="Times New Roman" w:hAnsi="Times New Roman" w:cs="Times New Roman"/>
          <w:sz w:val="24"/>
          <w:szCs w:val="24"/>
        </w:rPr>
        <w:t xml:space="preserve"> </w:t>
      </w:r>
    </w:p>
    <w:p w14:paraId="220ED577" w14:textId="77EAE231" w:rsidR="00300572" w:rsidRDefault="00300572" w:rsidP="00FB3CD1">
      <w:pPr>
        <w:spacing w:line="288" w:lineRule="auto"/>
        <w:rPr>
          <w:rFonts w:ascii="Times New Roman" w:hAnsi="Times New Roman" w:cs="Times New Roman"/>
          <w:sz w:val="24"/>
          <w:szCs w:val="24"/>
        </w:rPr>
      </w:pPr>
      <w:r>
        <w:rPr>
          <w:rFonts w:ascii="Times New Roman" w:hAnsi="Times New Roman" w:cs="Times New Roman"/>
          <w:sz w:val="24"/>
          <w:szCs w:val="24"/>
        </w:rPr>
        <w:t>How concern</w:t>
      </w:r>
      <w:r w:rsidR="008E555F">
        <w:rPr>
          <w:rFonts w:ascii="Times New Roman" w:hAnsi="Times New Roman" w:cs="Times New Roman"/>
          <w:sz w:val="24"/>
          <w:szCs w:val="24"/>
        </w:rPr>
        <w:t>ed</w:t>
      </w:r>
      <w:r>
        <w:rPr>
          <w:rFonts w:ascii="Times New Roman" w:hAnsi="Times New Roman" w:cs="Times New Roman"/>
          <w:sz w:val="24"/>
          <w:szCs w:val="24"/>
        </w:rPr>
        <w:t xml:space="preserve"> </w:t>
      </w:r>
      <w:r w:rsidR="008E555F">
        <w:rPr>
          <w:rFonts w:ascii="Times New Roman" w:hAnsi="Times New Roman" w:cs="Times New Roman"/>
          <w:sz w:val="24"/>
          <w:szCs w:val="24"/>
        </w:rPr>
        <w:t>should policymakers and the public be about</w:t>
      </w:r>
      <w:r>
        <w:rPr>
          <w:rFonts w:ascii="Times New Roman" w:hAnsi="Times New Roman" w:cs="Times New Roman"/>
          <w:sz w:val="24"/>
          <w:szCs w:val="24"/>
        </w:rPr>
        <w:t xml:space="preserve"> chronic</w:t>
      </w:r>
      <w:r w:rsidR="008E555F">
        <w:rPr>
          <w:rFonts w:ascii="Times New Roman" w:hAnsi="Times New Roman" w:cs="Times New Roman"/>
          <w:sz w:val="24"/>
          <w:szCs w:val="24"/>
        </w:rPr>
        <w:t>, and in some cases severe,</w:t>
      </w:r>
      <w:r>
        <w:rPr>
          <w:rFonts w:ascii="Times New Roman" w:hAnsi="Times New Roman" w:cs="Times New Roman"/>
          <w:sz w:val="24"/>
          <w:szCs w:val="24"/>
        </w:rPr>
        <w:t xml:space="preserve"> underfunding? Some commentators point </w:t>
      </w:r>
      <w:r w:rsidR="008E555F">
        <w:rPr>
          <w:rFonts w:ascii="Times New Roman" w:hAnsi="Times New Roman" w:cs="Times New Roman"/>
          <w:sz w:val="24"/>
          <w:szCs w:val="24"/>
        </w:rPr>
        <w:t>to</w:t>
      </w:r>
      <w:r>
        <w:rPr>
          <w:rFonts w:ascii="Times New Roman" w:hAnsi="Times New Roman" w:cs="Times New Roman"/>
          <w:sz w:val="24"/>
          <w:szCs w:val="24"/>
        </w:rPr>
        <w:t xml:space="preserve"> the large implicit debt</w:t>
      </w:r>
      <w:r w:rsidR="00F95F8E">
        <w:rPr>
          <w:rFonts w:ascii="Times New Roman" w:hAnsi="Times New Roman" w:cs="Times New Roman"/>
          <w:sz w:val="24"/>
          <w:szCs w:val="24"/>
        </w:rPr>
        <w:t xml:space="preserve"> </w:t>
      </w:r>
      <w:r>
        <w:rPr>
          <w:rFonts w:ascii="Times New Roman" w:hAnsi="Times New Roman" w:cs="Times New Roman"/>
          <w:sz w:val="24"/>
          <w:szCs w:val="24"/>
        </w:rPr>
        <w:t xml:space="preserve">burden </w:t>
      </w:r>
      <w:r w:rsidR="00F95F8E">
        <w:rPr>
          <w:rFonts w:ascii="Times New Roman" w:hAnsi="Times New Roman" w:cs="Times New Roman"/>
          <w:sz w:val="24"/>
          <w:szCs w:val="24"/>
        </w:rPr>
        <w:t>on</w:t>
      </w:r>
      <w:r>
        <w:rPr>
          <w:rFonts w:ascii="Times New Roman" w:hAnsi="Times New Roman" w:cs="Times New Roman"/>
          <w:sz w:val="24"/>
          <w:szCs w:val="24"/>
        </w:rPr>
        <w:t xml:space="preserve"> future generations</w:t>
      </w:r>
      <w:r w:rsidR="0086548A">
        <w:rPr>
          <w:rFonts w:ascii="Times New Roman" w:hAnsi="Times New Roman" w:cs="Times New Roman"/>
          <w:sz w:val="24"/>
          <w:szCs w:val="24"/>
        </w:rPr>
        <w:t>,</w:t>
      </w:r>
      <w:r>
        <w:rPr>
          <w:rFonts w:ascii="Times New Roman" w:hAnsi="Times New Roman" w:cs="Times New Roman"/>
          <w:sz w:val="24"/>
          <w:szCs w:val="24"/>
        </w:rPr>
        <w:t xml:space="preserve"> or </w:t>
      </w:r>
      <w:r w:rsidR="0086548A">
        <w:rPr>
          <w:rFonts w:ascii="Times New Roman" w:hAnsi="Times New Roman" w:cs="Times New Roman"/>
          <w:sz w:val="24"/>
          <w:szCs w:val="24"/>
        </w:rPr>
        <w:t>to</w:t>
      </w:r>
      <w:r w:rsidR="00F95F8E">
        <w:rPr>
          <w:rFonts w:ascii="Times New Roman" w:hAnsi="Times New Roman" w:cs="Times New Roman"/>
          <w:sz w:val="24"/>
          <w:szCs w:val="24"/>
        </w:rPr>
        <w:t xml:space="preserve"> the likelihood of future</w:t>
      </w:r>
      <w:r w:rsidR="0086548A">
        <w:rPr>
          <w:rFonts w:ascii="Times New Roman" w:hAnsi="Times New Roman" w:cs="Times New Roman"/>
          <w:sz w:val="24"/>
          <w:szCs w:val="24"/>
        </w:rPr>
        <w:t xml:space="preserve"> </w:t>
      </w:r>
      <w:r w:rsidR="008E555F">
        <w:rPr>
          <w:rFonts w:ascii="Times New Roman" w:hAnsi="Times New Roman" w:cs="Times New Roman"/>
          <w:sz w:val="24"/>
          <w:szCs w:val="24"/>
        </w:rPr>
        <w:t>financial distress</w:t>
      </w:r>
      <w:r w:rsidR="00F01F92">
        <w:rPr>
          <w:rFonts w:ascii="Times New Roman" w:hAnsi="Times New Roman" w:cs="Times New Roman"/>
          <w:sz w:val="24"/>
          <w:szCs w:val="24"/>
        </w:rPr>
        <w:t xml:space="preserve"> that could impede</w:t>
      </w:r>
      <w:r w:rsidR="008E555F">
        <w:rPr>
          <w:rFonts w:ascii="Times New Roman" w:hAnsi="Times New Roman" w:cs="Times New Roman"/>
          <w:sz w:val="24"/>
          <w:szCs w:val="24"/>
        </w:rPr>
        <w:t xml:space="preserve"> provision of essential</w:t>
      </w:r>
      <w:r w:rsidR="00F01F92">
        <w:rPr>
          <w:rFonts w:ascii="Times New Roman" w:hAnsi="Times New Roman" w:cs="Times New Roman"/>
          <w:sz w:val="24"/>
          <w:szCs w:val="24"/>
        </w:rPr>
        <w:t xml:space="preserve"> public</w:t>
      </w:r>
      <w:r w:rsidR="008E555F">
        <w:rPr>
          <w:rFonts w:ascii="Times New Roman" w:hAnsi="Times New Roman" w:cs="Times New Roman"/>
          <w:sz w:val="24"/>
          <w:szCs w:val="24"/>
        </w:rPr>
        <w:t xml:space="preserve"> servi</w:t>
      </w:r>
      <w:r w:rsidR="0086548A">
        <w:rPr>
          <w:rFonts w:ascii="Times New Roman" w:hAnsi="Times New Roman" w:cs="Times New Roman"/>
          <w:sz w:val="24"/>
          <w:szCs w:val="24"/>
        </w:rPr>
        <w:t>ces or lead</w:t>
      </w:r>
      <w:r w:rsidR="00F01F92">
        <w:rPr>
          <w:rFonts w:ascii="Times New Roman" w:hAnsi="Times New Roman" w:cs="Times New Roman"/>
          <w:sz w:val="24"/>
          <w:szCs w:val="24"/>
        </w:rPr>
        <w:t xml:space="preserve"> </w:t>
      </w:r>
      <w:r w:rsidR="0086548A">
        <w:rPr>
          <w:rFonts w:ascii="Times New Roman" w:hAnsi="Times New Roman" w:cs="Times New Roman"/>
          <w:sz w:val="24"/>
          <w:szCs w:val="24"/>
        </w:rPr>
        <w:t xml:space="preserve">to </w:t>
      </w:r>
      <w:r w:rsidR="005F461E">
        <w:rPr>
          <w:rFonts w:ascii="Times New Roman" w:hAnsi="Times New Roman" w:cs="Times New Roman"/>
          <w:sz w:val="24"/>
          <w:szCs w:val="24"/>
        </w:rPr>
        <w:t>benefit cuts</w:t>
      </w:r>
      <w:r>
        <w:rPr>
          <w:rFonts w:ascii="Times New Roman" w:hAnsi="Times New Roman" w:cs="Times New Roman"/>
          <w:sz w:val="24"/>
          <w:szCs w:val="24"/>
        </w:rPr>
        <w:t>. Other</w:t>
      </w:r>
      <w:r w:rsidR="00F95F8E">
        <w:rPr>
          <w:rFonts w:ascii="Times New Roman" w:hAnsi="Times New Roman" w:cs="Times New Roman"/>
          <w:sz w:val="24"/>
          <w:szCs w:val="24"/>
        </w:rPr>
        <w:t xml:space="preserve"> observers</w:t>
      </w:r>
      <w:r>
        <w:rPr>
          <w:rFonts w:ascii="Times New Roman" w:hAnsi="Times New Roman" w:cs="Times New Roman"/>
          <w:sz w:val="24"/>
          <w:szCs w:val="24"/>
        </w:rPr>
        <w:t xml:space="preserve"> are more sanguine, </w:t>
      </w:r>
      <w:r w:rsidR="008E555F">
        <w:rPr>
          <w:rFonts w:ascii="Times New Roman" w:hAnsi="Times New Roman" w:cs="Times New Roman"/>
          <w:sz w:val="24"/>
          <w:szCs w:val="24"/>
        </w:rPr>
        <w:t xml:space="preserve">expecting economic growth </w:t>
      </w:r>
      <w:r w:rsidR="00460146">
        <w:rPr>
          <w:rFonts w:ascii="Times New Roman" w:hAnsi="Times New Roman" w:cs="Times New Roman"/>
          <w:sz w:val="24"/>
          <w:szCs w:val="24"/>
        </w:rPr>
        <w:t>or</w:t>
      </w:r>
      <w:r w:rsidR="008E555F">
        <w:rPr>
          <w:rFonts w:ascii="Times New Roman" w:hAnsi="Times New Roman" w:cs="Times New Roman"/>
          <w:sz w:val="24"/>
          <w:szCs w:val="24"/>
        </w:rPr>
        <w:t xml:space="preserve"> modest reforms to mitigat</w:t>
      </w:r>
      <w:r w:rsidR="0086548A">
        <w:rPr>
          <w:rFonts w:ascii="Times New Roman" w:hAnsi="Times New Roman" w:cs="Times New Roman"/>
          <w:sz w:val="24"/>
          <w:szCs w:val="24"/>
        </w:rPr>
        <w:t>e</w:t>
      </w:r>
      <w:r w:rsidR="008E555F">
        <w:rPr>
          <w:rFonts w:ascii="Times New Roman" w:hAnsi="Times New Roman" w:cs="Times New Roman"/>
          <w:sz w:val="24"/>
          <w:szCs w:val="24"/>
        </w:rPr>
        <w:t xml:space="preserve"> </w:t>
      </w:r>
      <w:r w:rsidR="00F01F92">
        <w:rPr>
          <w:rFonts w:ascii="Times New Roman" w:hAnsi="Times New Roman" w:cs="Times New Roman"/>
          <w:sz w:val="24"/>
          <w:szCs w:val="24"/>
        </w:rPr>
        <w:t>financial pressures</w:t>
      </w:r>
      <w:r w:rsidR="0086548A">
        <w:rPr>
          <w:rFonts w:ascii="Times New Roman" w:hAnsi="Times New Roman" w:cs="Times New Roman"/>
          <w:sz w:val="24"/>
          <w:szCs w:val="24"/>
        </w:rPr>
        <w:t xml:space="preserve"> for most</w:t>
      </w:r>
      <w:r w:rsidR="002E5CF6">
        <w:rPr>
          <w:rFonts w:ascii="Times New Roman" w:hAnsi="Times New Roman" w:cs="Times New Roman"/>
          <w:sz w:val="24"/>
          <w:szCs w:val="24"/>
        </w:rPr>
        <w:t xml:space="preserve"> </w:t>
      </w:r>
      <w:r w:rsidR="0086548A">
        <w:rPr>
          <w:rFonts w:ascii="Times New Roman" w:hAnsi="Times New Roman" w:cs="Times New Roman"/>
          <w:sz w:val="24"/>
          <w:szCs w:val="24"/>
        </w:rPr>
        <w:t>plans</w:t>
      </w:r>
      <w:r w:rsidR="008E555F">
        <w:rPr>
          <w:rFonts w:ascii="Times New Roman" w:hAnsi="Times New Roman" w:cs="Times New Roman"/>
          <w:sz w:val="24"/>
          <w:szCs w:val="24"/>
        </w:rPr>
        <w:t>. Notably,</w:t>
      </w:r>
      <w:r>
        <w:rPr>
          <w:rFonts w:ascii="Times New Roman" w:hAnsi="Times New Roman" w:cs="Times New Roman"/>
          <w:sz w:val="24"/>
          <w:szCs w:val="24"/>
        </w:rPr>
        <w:t xml:space="preserve"> d</w:t>
      </w:r>
      <w:r w:rsidR="00EC3496">
        <w:rPr>
          <w:rFonts w:ascii="Times New Roman" w:hAnsi="Times New Roman" w:cs="Times New Roman"/>
          <w:sz w:val="24"/>
          <w:szCs w:val="24"/>
        </w:rPr>
        <w:t>espite the prevalence</w:t>
      </w:r>
      <w:r w:rsidR="0013225E">
        <w:rPr>
          <w:rFonts w:ascii="Times New Roman" w:hAnsi="Times New Roman" w:cs="Times New Roman"/>
          <w:sz w:val="24"/>
          <w:szCs w:val="24"/>
        </w:rPr>
        <w:t xml:space="preserve"> and persistence</w:t>
      </w:r>
      <w:r w:rsidR="00EC3496">
        <w:rPr>
          <w:rFonts w:ascii="Times New Roman" w:hAnsi="Times New Roman" w:cs="Times New Roman"/>
          <w:sz w:val="24"/>
          <w:szCs w:val="24"/>
        </w:rPr>
        <w:t xml:space="preserve"> of moderate to severe underfunding,</w:t>
      </w:r>
      <w:r w:rsidR="00E835B8">
        <w:rPr>
          <w:rFonts w:ascii="Times New Roman" w:hAnsi="Times New Roman" w:cs="Times New Roman"/>
          <w:sz w:val="24"/>
          <w:szCs w:val="24"/>
        </w:rPr>
        <w:t xml:space="preserve"> </w:t>
      </w:r>
      <w:r w:rsidR="0013225E">
        <w:rPr>
          <w:rFonts w:ascii="Times New Roman" w:hAnsi="Times New Roman" w:cs="Times New Roman"/>
          <w:sz w:val="24"/>
          <w:szCs w:val="24"/>
        </w:rPr>
        <w:t xml:space="preserve">to date </w:t>
      </w:r>
      <w:r w:rsidR="000940D2">
        <w:rPr>
          <w:rFonts w:ascii="Times New Roman" w:hAnsi="Times New Roman" w:cs="Times New Roman"/>
          <w:sz w:val="24"/>
          <w:szCs w:val="24"/>
        </w:rPr>
        <w:t xml:space="preserve">few </w:t>
      </w:r>
      <w:r w:rsidR="002E5CF6">
        <w:rPr>
          <w:rFonts w:ascii="Times New Roman" w:hAnsi="Times New Roman" w:cs="Times New Roman"/>
          <w:sz w:val="24"/>
          <w:szCs w:val="24"/>
        </w:rPr>
        <w:t>S&amp;L</w:t>
      </w:r>
      <w:r w:rsidR="00EF177A">
        <w:rPr>
          <w:rFonts w:ascii="Times New Roman" w:hAnsi="Times New Roman" w:cs="Times New Roman"/>
          <w:sz w:val="24"/>
          <w:szCs w:val="24"/>
        </w:rPr>
        <w:t xml:space="preserve"> pension plans </w:t>
      </w:r>
      <w:r w:rsidR="003B7179">
        <w:rPr>
          <w:rFonts w:ascii="Times New Roman" w:hAnsi="Times New Roman" w:cs="Times New Roman"/>
          <w:sz w:val="24"/>
          <w:szCs w:val="24"/>
        </w:rPr>
        <w:t xml:space="preserve">have experienced a crisis </w:t>
      </w:r>
      <w:r w:rsidR="00036F15">
        <w:rPr>
          <w:rFonts w:ascii="Times New Roman" w:hAnsi="Times New Roman" w:cs="Times New Roman"/>
          <w:sz w:val="24"/>
          <w:szCs w:val="24"/>
        </w:rPr>
        <w:t xml:space="preserve">that </w:t>
      </w:r>
      <w:r w:rsidR="00637654">
        <w:rPr>
          <w:rFonts w:ascii="Times New Roman" w:hAnsi="Times New Roman" w:cs="Times New Roman"/>
          <w:sz w:val="24"/>
          <w:szCs w:val="24"/>
        </w:rPr>
        <w:t>necessitated</w:t>
      </w:r>
      <w:r w:rsidR="008E555F">
        <w:rPr>
          <w:rFonts w:ascii="Times New Roman" w:hAnsi="Times New Roman" w:cs="Times New Roman"/>
          <w:sz w:val="24"/>
          <w:szCs w:val="24"/>
        </w:rPr>
        <w:t xml:space="preserve"> an</w:t>
      </w:r>
      <w:r w:rsidR="00BB61C5">
        <w:rPr>
          <w:rFonts w:ascii="Times New Roman" w:hAnsi="Times New Roman" w:cs="Times New Roman"/>
          <w:sz w:val="24"/>
          <w:szCs w:val="24"/>
        </w:rPr>
        <w:t xml:space="preserve"> infusion of </w:t>
      </w:r>
      <w:r w:rsidR="008E555F">
        <w:rPr>
          <w:rFonts w:ascii="Times New Roman" w:hAnsi="Times New Roman" w:cs="Times New Roman"/>
          <w:sz w:val="24"/>
          <w:szCs w:val="24"/>
        </w:rPr>
        <w:t xml:space="preserve">external </w:t>
      </w:r>
      <w:r w:rsidR="00BB61C5">
        <w:rPr>
          <w:rFonts w:ascii="Times New Roman" w:hAnsi="Times New Roman" w:cs="Times New Roman"/>
          <w:sz w:val="24"/>
          <w:szCs w:val="24"/>
        </w:rPr>
        <w:t>funds</w:t>
      </w:r>
      <w:r w:rsidR="005A66EA">
        <w:rPr>
          <w:rFonts w:ascii="Times New Roman" w:hAnsi="Times New Roman" w:cs="Times New Roman"/>
          <w:sz w:val="24"/>
          <w:szCs w:val="24"/>
        </w:rPr>
        <w:t xml:space="preserve"> or</w:t>
      </w:r>
      <w:r w:rsidR="00F95F8E">
        <w:rPr>
          <w:rFonts w:ascii="Times New Roman" w:hAnsi="Times New Roman" w:cs="Times New Roman"/>
          <w:sz w:val="24"/>
          <w:szCs w:val="24"/>
        </w:rPr>
        <w:t xml:space="preserve"> that triggered</w:t>
      </w:r>
      <w:r w:rsidR="00872A34">
        <w:rPr>
          <w:rFonts w:ascii="Times New Roman" w:hAnsi="Times New Roman" w:cs="Times New Roman"/>
          <w:sz w:val="24"/>
          <w:szCs w:val="24"/>
        </w:rPr>
        <w:t xml:space="preserve"> </w:t>
      </w:r>
      <w:r w:rsidR="005F461E">
        <w:rPr>
          <w:rFonts w:ascii="Times New Roman" w:hAnsi="Times New Roman" w:cs="Times New Roman"/>
          <w:sz w:val="24"/>
          <w:szCs w:val="24"/>
        </w:rPr>
        <w:t xml:space="preserve">immediate </w:t>
      </w:r>
      <w:r w:rsidR="005A66EA">
        <w:rPr>
          <w:rFonts w:ascii="Times New Roman" w:hAnsi="Times New Roman" w:cs="Times New Roman"/>
          <w:sz w:val="24"/>
          <w:szCs w:val="24"/>
        </w:rPr>
        <w:t>cuts</w:t>
      </w:r>
      <w:r w:rsidR="008E555F">
        <w:rPr>
          <w:rFonts w:ascii="Times New Roman" w:hAnsi="Times New Roman" w:cs="Times New Roman"/>
          <w:sz w:val="24"/>
          <w:szCs w:val="24"/>
        </w:rPr>
        <w:t xml:space="preserve"> to</w:t>
      </w:r>
      <w:r w:rsidR="00657078">
        <w:rPr>
          <w:rFonts w:ascii="Times New Roman" w:hAnsi="Times New Roman" w:cs="Times New Roman"/>
          <w:sz w:val="24"/>
          <w:szCs w:val="24"/>
        </w:rPr>
        <w:t xml:space="preserve"> promised</w:t>
      </w:r>
      <w:r w:rsidR="005A66EA">
        <w:rPr>
          <w:rFonts w:ascii="Times New Roman" w:hAnsi="Times New Roman" w:cs="Times New Roman"/>
          <w:sz w:val="24"/>
          <w:szCs w:val="24"/>
        </w:rPr>
        <w:t xml:space="preserve"> pension benefits</w:t>
      </w:r>
      <w:r w:rsidR="008E555F">
        <w:rPr>
          <w:rFonts w:ascii="Times New Roman" w:hAnsi="Times New Roman" w:cs="Times New Roman"/>
          <w:sz w:val="24"/>
          <w:szCs w:val="24"/>
        </w:rPr>
        <w:t xml:space="preserve"> or other public services</w:t>
      </w:r>
      <w:r w:rsidR="00EF177A">
        <w:rPr>
          <w:rFonts w:ascii="Times New Roman" w:hAnsi="Times New Roman" w:cs="Times New Roman"/>
          <w:sz w:val="24"/>
          <w:szCs w:val="24"/>
        </w:rPr>
        <w:t>.</w:t>
      </w:r>
      <w:r w:rsidR="00657078">
        <w:rPr>
          <w:rFonts w:ascii="Times New Roman" w:hAnsi="Times New Roman" w:cs="Times New Roman"/>
          <w:sz w:val="24"/>
          <w:szCs w:val="24"/>
        </w:rPr>
        <w:t xml:space="preserve"> </w:t>
      </w:r>
    </w:p>
    <w:p w14:paraId="575EB1D6" w14:textId="02467E56" w:rsidR="00003BE9" w:rsidRDefault="00300572" w:rsidP="00FB3CD1">
      <w:pPr>
        <w:spacing w:line="288" w:lineRule="auto"/>
        <w:rPr>
          <w:rFonts w:ascii="Times New Roman" w:hAnsi="Times New Roman" w:cs="Times New Roman"/>
          <w:sz w:val="24"/>
          <w:szCs w:val="24"/>
        </w:rPr>
      </w:pPr>
      <w:r>
        <w:rPr>
          <w:rFonts w:ascii="Times New Roman" w:hAnsi="Times New Roman" w:cs="Times New Roman"/>
          <w:sz w:val="24"/>
          <w:szCs w:val="24"/>
        </w:rPr>
        <w:t xml:space="preserve">The </w:t>
      </w:r>
      <w:r w:rsidR="00637654">
        <w:rPr>
          <w:rFonts w:ascii="Times New Roman" w:hAnsi="Times New Roman" w:cs="Times New Roman"/>
          <w:sz w:val="24"/>
          <w:szCs w:val="24"/>
        </w:rPr>
        <w:t>weak</w:t>
      </w:r>
      <w:r>
        <w:rPr>
          <w:rFonts w:ascii="Times New Roman" w:hAnsi="Times New Roman" w:cs="Times New Roman"/>
          <w:sz w:val="24"/>
          <w:szCs w:val="24"/>
        </w:rPr>
        <w:t xml:space="preserve"> </w:t>
      </w:r>
      <w:r w:rsidR="00657078">
        <w:rPr>
          <w:rFonts w:ascii="Times New Roman" w:hAnsi="Times New Roman" w:cs="Times New Roman"/>
          <w:sz w:val="24"/>
          <w:szCs w:val="24"/>
        </w:rPr>
        <w:t xml:space="preserve">connection between </w:t>
      </w:r>
      <w:r w:rsidR="008E555F">
        <w:rPr>
          <w:rFonts w:ascii="Times New Roman" w:hAnsi="Times New Roman" w:cs="Times New Roman"/>
          <w:sz w:val="24"/>
          <w:szCs w:val="24"/>
        </w:rPr>
        <w:t xml:space="preserve">measured </w:t>
      </w:r>
      <w:r w:rsidR="00657078">
        <w:rPr>
          <w:rFonts w:ascii="Times New Roman" w:hAnsi="Times New Roman" w:cs="Times New Roman"/>
          <w:sz w:val="24"/>
          <w:szCs w:val="24"/>
        </w:rPr>
        <w:t xml:space="preserve">underfunding and </w:t>
      </w:r>
      <w:r w:rsidR="00036F15">
        <w:rPr>
          <w:rFonts w:ascii="Times New Roman" w:hAnsi="Times New Roman" w:cs="Times New Roman"/>
          <w:sz w:val="24"/>
          <w:szCs w:val="24"/>
        </w:rPr>
        <w:t xml:space="preserve">realized </w:t>
      </w:r>
      <w:r w:rsidR="00657078">
        <w:rPr>
          <w:rFonts w:ascii="Times New Roman" w:hAnsi="Times New Roman" w:cs="Times New Roman"/>
          <w:sz w:val="24"/>
          <w:szCs w:val="24"/>
        </w:rPr>
        <w:t xml:space="preserve">distress is not surprising. </w:t>
      </w:r>
      <w:r w:rsidR="008945EE">
        <w:rPr>
          <w:rFonts w:ascii="Times New Roman" w:hAnsi="Times New Roman" w:cs="Times New Roman"/>
          <w:sz w:val="24"/>
          <w:szCs w:val="24"/>
        </w:rPr>
        <w:t>U</w:t>
      </w:r>
      <w:r w:rsidR="00C83317">
        <w:rPr>
          <w:rFonts w:ascii="Times New Roman" w:hAnsi="Times New Roman" w:cs="Times New Roman"/>
          <w:sz w:val="24"/>
          <w:szCs w:val="24"/>
        </w:rPr>
        <w:t>nderfunding</w:t>
      </w:r>
      <w:r w:rsidR="00E835B8">
        <w:rPr>
          <w:rFonts w:ascii="Times New Roman" w:hAnsi="Times New Roman" w:cs="Times New Roman"/>
          <w:sz w:val="24"/>
          <w:szCs w:val="24"/>
        </w:rPr>
        <w:t xml:space="preserve"> is a stock measure </w:t>
      </w:r>
      <w:r w:rsidR="008E555F">
        <w:rPr>
          <w:rFonts w:ascii="Times New Roman" w:hAnsi="Times New Roman" w:cs="Times New Roman"/>
          <w:sz w:val="24"/>
          <w:szCs w:val="24"/>
        </w:rPr>
        <w:t>that depends on</w:t>
      </w:r>
      <w:r w:rsidR="00657078">
        <w:rPr>
          <w:rFonts w:ascii="Times New Roman" w:hAnsi="Times New Roman" w:cs="Times New Roman"/>
          <w:sz w:val="24"/>
          <w:szCs w:val="24"/>
        </w:rPr>
        <w:t xml:space="preserve"> </w:t>
      </w:r>
      <w:r w:rsidR="00CC2524">
        <w:rPr>
          <w:rFonts w:ascii="Times New Roman" w:hAnsi="Times New Roman" w:cs="Times New Roman"/>
          <w:sz w:val="24"/>
          <w:szCs w:val="24"/>
        </w:rPr>
        <w:t xml:space="preserve">deterministic </w:t>
      </w:r>
      <w:r w:rsidR="00657078">
        <w:rPr>
          <w:rFonts w:ascii="Times New Roman" w:hAnsi="Times New Roman" w:cs="Times New Roman"/>
          <w:sz w:val="24"/>
          <w:szCs w:val="24"/>
        </w:rPr>
        <w:t xml:space="preserve">projections of </w:t>
      </w:r>
      <w:r w:rsidR="00F01F92">
        <w:rPr>
          <w:rFonts w:ascii="Times New Roman" w:hAnsi="Times New Roman" w:cs="Times New Roman"/>
          <w:sz w:val="24"/>
          <w:szCs w:val="24"/>
        </w:rPr>
        <w:t>cash flows</w:t>
      </w:r>
      <w:r w:rsidR="008E555F">
        <w:rPr>
          <w:rFonts w:ascii="Times New Roman" w:hAnsi="Times New Roman" w:cs="Times New Roman"/>
          <w:sz w:val="24"/>
          <w:szCs w:val="24"/>
        </w:rPr>
        <w:t xml:space="preserve"> </w:t>
      </w:r>
      <w:r w:rsidR="004A289A">
        <w:rPr>
          <w:rFonts w:ascii="Times New Roman" w:hAnsi="Times New Roman" w:cs="Times New Roman"/>
          <w:sz w:val="24"/>
          <w:szCs w:val="24"/>
        </w:rPr>
        <w:t>extending</w:t>
      </w:r>
      <w:r w:rsidR="00657078">
        <w:rPr>
          <w:rFonts w:ascii="Times New Roman" w:hAnsi="Times New Roman" w:cs="Times New Roman"/>
          <w:sz w:val="24"/>
          <w:szCs w:val="24"/>
        </w:rPr>
        <w:t xml:space="preserve"> far into the future</w:t>
      </w:r>
      <w:r w:rsidR="002E5CF6">
        <w:rPr>
          <w:rFonts w:ascii="Times New Roman" w:hAnsi="Times New Roman" w:cs="Times New Roman"/>
          <w:sz w:val="24"/>
          <w:szCs w:val="24"/>
        </w:rPr>
        <w:t>. D</w:t>
      </w:r>
      <w:r w:rsidR="00E835B8">
        <w:rPr>
          <w:rFonts w:ascii="Times New Roman" w:hAnsi="Times New Roman" w:cs="Times New Roman"/>
          <w:sz w:val="24"/>
          <w:szCs w:val="24"/>
        </w:rPr>
        <w:t>istress</w:t>
      </w:r>
      <w:r w:rsidR="0061245C">
        <w:rPr>
          <w:rFonts w:ascii="Times New Roman" w:hAnsi="Times New Roman" w:cs="Times New Roman"/>
          <w:sz w:val="24"/>
          <w:szCs w:val="24"/>
        </w:rPr>
        <w:t xml:space="preserve"> </w:t>
      </w:r>
      <w:r w:rsidR="009E1FF7">
        <w:rPr>
          <w:rFonts w:ascii="Times New Roman" w:hAnsi="Times New Roman" w:cs="Times New Roman"/>
          <w:sz w:val="24"/>
          <w:szCs w:val="24"/>
        </w:rPr>
        <w:t xml:space="preserve">arises </w:t>
      </w:r>
      <w:r w:rsidR="008945EE">
        <w:rPr>
          <w:rFonts w:ascii="Times New Roman" w:hAnsi="Times New Roman" w:cs="Times New Roman"/>
          <w:sz w:val="24"/>
          <w:szCs w:val="24"/>
        </w:rPr>
        <w:t xml:space="preserve">when </w:t>
      </w:r>
      <w:r w:rsidR="00657078">
        <w:rPr>
          <w:rFonts w:ascii="Times New Roman" w:hAnsi="Times New Roman" w:cs="Times New Roman"/>
          <w:sz w:val="24"/>
          <w:szCs w:val="24"/>
        </w:rPr>
        <w:t>current funding</w:t>
      </w:r>
      <w:r w:rsidR="002E5CF6">
        <w:rPr>
          <w:rFonts w:ascii="Times New Roman" w:hAnsi="Times New Roman" w:cs="Times New Roman"/>
          <w:sz w:val="24"/>
          <w:szCs w:val="24"/>
        </w:rPr>
        <w:t>, which fluctuates with asset values and other factors,</w:t>
      </w:r>
      <w:r w:rsidR="00657078">
        <w:rPr>
          <w:rFonts w:ascii="Times New Roman" w:hAnsi="Times New Roman" w:cs="Times New Roman"/>
          <w:sz w:val="24"/>
          <w:szCs w:val="24"/>
        </w:rPr>
        <w:t xml:space="preserve"> </w:t>
      </w:r>
      <w:r w:rsidR="00C63968">
        <w:rPr>
          <w:rFonts w:ascii="Times New Roman" w:hAnsi="Times New Roman" w:cs="Times New Roman"/>
          <w:sz w:val="24"/>
          <w:szCs w:val="24"/>
        </w:rPr>
        <w:t>becomes</w:t>
      </w:r>
      <w:r w:rsidR="00CF12CB">
        <w:rPr>
          <w:rFonts w:ascii="Times New Roman" w:hAnsi="Times New Roman" w:cs="Times New Roman"/>
          <w:sz w:val="24"/>
          <w:szCs w:val="24"/>
        </w:rPr>
        <w:t xml:space="preserve"> inadequate to cover </w:t>
      </w:r>
      <w:r w:rsidR="008945EE">
        <w:rPr>
          <w:rFonts w:ascii="Times New Roman" w:hAnsi="Times New Roman" w:cs="Times New Roman"/>
          <w:sz w:val="24"/>
          <w:szCs w:val="24"/>
        </w:rPr>
        <w:t xml:space="preserve">near-term payment obligations. </w:t>
      </w:r>
      <w:r w:rsidR="002E5CF6" w:rsidRPr="002E5CF6">
        <w:rPr>
          <w:rFonts w:ascii="Times New Roman" w:hAnsi="Times New Roman" w:cs="Times New Roman"/>
          <w:sz w:val="24"/>
          <w:szCs w:val="24"/>
        </w:rPr>
        <w:t>Certainly, underfunding is a leading indicator of the likelihood of distress at some future point in time, but in itself it cannot predict</w:t>
      </w:r>
      <w:ins w:id="0" w:author="Deborah J Lucas" w:date="2026-09-07T07:54:00Z" w16du:dateUtc="2026-09-07T11:54:00Z">
        <w:r w:rsidR="007929E8">
          <w:rPr>
            <w:rFonts w:ascii="Times New Roman" w:hAnsi="Times New Roman" w:cs="Times New Roman"/>
            <w:sz w:val="24"/>
            <w:szCs w:val="24"/>
          </w:rPr>
          <w:t xml:space="preserve"> the probability,</w:t>
        </w:r>
      </w:ins>
      <w:r w:rsidR="002E5CF6" w:rsidRPr="002E5CF6">
        <w:rPr>
          <w:rFonts w:ascii="Times New Roman" w:hAnsi="Times New Roman" w:cs="Times New Roman"/>
          <w:sz w:val="24"/>
          <w:szCs w:val="24"/>
        </w:rPr>
        <w:t xml:space="preserve"> timing </w:t>
      </w:r>
      <w:ins w:id="1" w:author="Deborah J Lucas" w:date="2026-09-07T07:54:00Z" w16du:dateUtc="2026-09-07T11:54:00Z">
        <w:r w:rsidR="007929E8">
          <w:rPr>
            <w:rFonts w:ascii="Times New Roman" w:hAnsi="Times New Roman" w:cs="Times New Roman"/>
            <w:sz w:val="24"/>
            <w:szCs w:val="24"/>
          </w:rPr>
          <w:t>or</w:t>
        </w:r>
      </w:ins>
      <w:del w:id="2" w:author="Deborah J Lucas" w:date="2026-09-07T07:54:00Z" w16du:dateUtc="2026-09-07T11:54:00Z">
        <w:r w:rsidR="002E5CF6" w:rsidRPr="002E5CF6" w:rsidDel="007929E8">
          <w:rPr>
            <w:rFonts w:ascii="Times New Roman" w:hAnsi="Times New Roman" w:cs="Times New Roman"/>
            <w:sz w:val="24"/>
            <w:szCs w:val="24"/>
          </w:rPr>
          <w:delText>and</w:delText>
        </w:r>
      </w:del>
      <w:r w:rsidR="002E5CF6" w:rsidRPr="002E5CF6">
        <w:rPr>
          <w:rFonts w:ascii="Times New Roman" w:hAnsi="Times New Roman" w:cs="Times New Roman"/>
          <w:sz w:val="24"/>
          <w:szCs w:val="24"/>
        </w:rPr>
        <w:t xml:space="preserve"> severity of such events. That is, as long as a plan’s assets and scheduled contributions are sufficient to meet current and near-term payout obligations, there is </w:t>
      </w:r>
      <w:r w:rsidR="00BC23DF">
        <w:rPr>
          <w:rFonts w:ascii="Times New Roman" w:hAnsi="Times New Roman" w:cs="Times New Roman"/>
          <w:sz w:val="24"/>
          <w:szCs w:val="24"/>
        </w:rPr>
        <w:t xml:space="preserve">typically </w:t>
      </w:r>
      <w:r w:rsidR="002E5CF6" w:rsidRPr="002E5CF6">
        <w:rPr>
          <w:rFonts w:ascii="Times New Roman" w:hAnsi="Times New Roman" w:cs="Times New Roman"/>
          <w:sz w:val="24"/>
          <w:szCs w:val="24"/>
        </w:rPr>
        <w:t xml:space="preserve">no imperative for plan managers or legislators to declare a crisis or to take immediate corrective action.  </w:t>
      </w:r>
    </w:p>
    <w:p w14:paraId="31CC1DD0" w14:textId="09798E77" w:rsidR="002E5CF6" w:rsidRDefault="002E5CF6" w:rsidP="00FB3CD1">
      <w:pPr>
        <w:spacing w:line="288" w:lineRule="auto"/>
        <w:rPr>
          <w:rFonts w:ascii="Times New Roman" w:hAnsi="Times New Roman" w:cs="Times New Roman"/>
          <w:sz w:val="24"/>
          <w:szCs w:val="24"/>
        </w:rPr>
      </w:pPr>
      <w:r>
        <w:rPr>
          <w:rFonts w:ascii="Times New Roman" w:hAnsi="Times New Roman" w:cs="Times New Roman"/>
          <w:sz w:val="24"/>
          <w:szCs w:val="24"/>
        </w:rPr>
        <w:t>Those considerations suggest that u</w:t>
      </w:r>
      <w:r w:rsidR="00CC2524">
        <w:rPr>
          <w:rFonts w:ascii="Times New Roman" w:hAnsi="Times New Roman" w:cs="Times New Roman"/>
          <w:sz w:val="24"/>
          <w:szCs w:val="24"/>
        </w:rPr>
        <w:t>nderstanding</w:t>
      </w:r>
      <w:r w:rsidR="00637654">
        <w:rPr>
          <w:rFonts w:ascii="Times New Roman" w:hAnsi="Times New Roman" w:cs="Times New Roman"/>
          <w:sz w:val="24"/>
          <w:szCs w:val="24"/>
        </w:rPr>
        <w:t xml:space="preserve"> the relation between underfunding and distress, and</w:t>
      </w:r>
      <w:r w:rsidR="00734D24">
        <w:rPr>
          <w:rFonts w:ascii="Times New Roman" w:hAnsi="Times New Roman" w:cs="Times New Roman"/>
          <w:sz w:val="24"/>
          <w:szCs w:val="24"/>
        </w:rPr>
        <w:t xml:space="preserve"> assess</w:t>
      </w:r>
      <w:r w:rsidR="00CC2524">
        <w:rPr>
          <w:rFonts w:ascii="Times New Roman" w:hAnsi="Times New Roman" w:cs="Times New Roman"/>
          <w:sz w:val="24"/>
          <w:szCs w:val="24"/>
        </w:rPr>
        <w:t>ing</w:t>
      </w:r>
      <w:r w:rsidR="00CF12CB">
        <w:rPr>
          <w:rFonts w:ascii="Times New Roman" w:hAnsi="Times New Roman" w:cs="Times New Roman"/>
          <w:sz w:val="24"/>
          <w:szCs w:val="24"/>
        </w:rPr>
        <w:t xml:space="preserve"> t</w:t>
      </w:r>
      <w:r w:rsidR="008945EE">
        <w:rPr>
          <w:rFonts w:ascii="Times New Roman" w:hAnsi="Times New Roman" w:cs="Times New Roman"/>
          <w:sz w:val="24"/>
          <w:szCs w:val="24"/>
        </w:rPr>
        <w:t>he likelihood</w:t>
      </w:r>
      <w:r w:rsidR="00734D24">
        <w:rPr>
          <w:rFonts w:ascii="Times New Roman" w:hAnsi="Times New Roman" w:cs="Times New Roman"/>
          <w:sz w:val="24"/>
          <w:szCs w:val="24"/>
        </w:rPr>
        <w:t xml:space="preserve"> and timing</w:t>
      </w:r>
      <w:r w:rsidR="008945EE">
        <w:rPr>
          <w:rFonts w:ascii="Times New Roman" w:hAnsi="Times New Roman" w:cs="Times New Roman"/>
          <w:sz w:val="24"/>
          <w:szCs w:val="24"/>
        </w:rPr>
        <w:t xml:space="preserve"> of </w:t>
      </w:r>
      <w:r w:rsidR="00CF12CB">
        <w:rPr>
          <w:rFonts w:ascii="Times New Roman" w:hAnsi="Times New Roman" w:cs="Times New Roman"/>
          <w:sz w:val="24"/>
          <w:szCs w:val="24"/>
        </w:rPr>
        <w:t xml:space="preserve">future </w:t>
      </w:r>
      <w:r w:rsidR="008945EE">
        <w:rPr>
          <w:rFonts w:ascii="Times New Roman" w:hAnsi="Times New Roman" w:cs="Times New Roman"/>
          <w:sz w:val="24"/>
          <w:szCs w:val="24"/>
        </w:rPr>
        <w:t>distress</w:t>
      </w:r>
      <w:r w:rsidR="00CF12CB">
        <w:rPr>
          <w:rFonts w:ascii="Times New Roman" w:hAnsi="Times New Roman" w:cs="Times New Roman"/>
          <w:sz w:val="24"/>
          <w:szCs w:val="24"/>
        </w:rPr>
        <w:t xml:space="preserve"> events</w:t>
      </w:r>
      <w:r w:rsidR="00F01F92">
        <w:rPr>
          <w:rFonts w:ascii="Times New Roman" w:hAnsi="Times New Roman" w:cs="Times New Roman"/>
          <w:sz w:val="24"/>
          <w:szCs w:val="24"/>
        </w:rPr>
        <w:t>, requires a stochastic</w:t>
      </w:r>
      <w:r w:rsidR="00872A34">
        <w:rPr>
          <w:rFonts w:ascii="Times New Roman" w:hAnsi="Times New Roman" w:cs="Times New Roman"/>
          <w:sz w:val="24"/>
          <w:szCs w:val="24"/>
        </w:rPr>
        <w:t xml:space="preserve"> analysis</w:t>
      </w:r>
      <w:r>
        <w:rPr>
          <w:rFonts w:ascii="Times New Roman" w:hAnsi="Times New Roman" w:cs="Times New Roman"/>
          <w:sz w:val="24"/>
          <w:szCs w:val="24"/>
        </w:rPr>
        <w:t xml:space="preserve"> of plan cash flows over time</w:t>
      </w:r>
      <w:r w:rsidR="00637654">
        <w:rPr>
          <w:rFonts w:ascii="Times New Roman" w:hAnsi="Times New Roman" w:cs="Times New Roman"/>
          <w:sz w:val="24"/>
          <w:szCs w:val="24"/>
        </w:rPr>
        <w:t xml:space="preserve">. </w:t>
      </w:r>
      <w:r w:rsidR="00F95F8E">
        <w:rPr>
          <w:rFonts w:ascii="Times New Roman" w:hAnsi="Times New Roman" w:cs="Times New Roman"/>
          <w:sz w:val="24"/>
          <w:szCs w:val="24"/>
        </w:rPr>
        <w:t xml:space="preserve">In this paper we </w:t>
      </w:r>
      <w:r w:rsidR="00CC2524">
        <w:rPr>
          <w:rFonts w:ascii="Times New Roman" w:hAnsi="Times New Roman" w:cs="Times New Roman"/>
          <w:sz w:val="24"/>
          <w:szCs w:val="24"/>
        </w:rPr>
        <w:t xml:space="preserve">develop </w:t>
      </w:r>
      <w:r>
        <w:rPr>
          <w:rFonts w:ascii="Times New Roman" w:hAnsi="Times New Roman" w:cs="Times New Roman"/>
          <w:sz w:val="24"/>
          <w:szCs w:val="24"/>
        </w:rPr>
        <w:t>such a</w:t>
      </w:r>
      <w:r w:rsidR="00F95F8E">
        <w:rPr>
          <w:rFonts w:ascii="Times New Roman" w:hAnsi="Times New Roman" w:cs="Times New Roman"/>
          <w:sz w:val="24"/>
          <w:szCs w:val="24"/>
        </w:rPr>
        <w:t xml:space="preserve"> model</w:t>
      </w:r>
      <w:r w:rsidR="00F01F92">
        <w:rPr>
          <w:rFonts w:ascii="Times New Roman" w:hAnsi="Times New Roman" w:cs="Times New Roman"/>
          <w:sz w:val="24"/>
          <w:szCs w:val="24"/>
        </w:rPr>
        <w:t xml:space="preserve">, </w:t>
      </w:r>
      <w:r>
        <w:rPr>
          <w:rFonts w:ascii="Times New Roman" w:hAnsi="Times New Roman" w:cs="Times New Roman"/>
          <w:sz w:val="24"/>
          <w:szCs w:val="24"/>
        </w:rPr>
        <w:t xml:space="preserve">building on the Monte Carlo framework developed in Lucas and Smith (2020). </w:t>
      </w:r>
      <w:r w:rsidR="004A289A">
        <w:rPr>
          <w:rFonts w:ascii="Times New Roman" w:hAnsi="Times New Roman" w:cs="Times New Roman"/>
          <w:sz w:val="24"/>
          <w:szCs w:val="24"/>
        </w:rPr>
        <w:t>T</w:t>
      </w:r>
      <w:r>
        <w:rPr>
          <w:rFonts w:ascii="Times New Roman" w:hAnsi="Times New Roman" w:cs="Times New Roman"/>
          <w:sz w:val="24"/>
          <w:szCs w:val="24"/>
        </w:rPr>
        <w:t>he model</w:t>
      </w:r>
      <w:r w:rsidR="00F01F92">
        <w:rPr>
          <w:rFonts w:ascii="Times New Roman" w:hAnsi="Times New Roman" w:cs="Times New Roman"/>
          <w:sz w:val="24"/>
          <w:szCs w:val="24"/>
        </w:rPr>
        <w:t xml:space="preserve"> </w:t>
      </w:r>
      <w:r w:rsidR="004A289A">
        <w:rPr>
          <w:rFonts w:ascii="Times New Roman" w:hAnsi="Times New Roman" w:cs="Times New Roman"/>
          <w:sz w:val="24"/>
          <w:szCs w:val="24"/>
        </w:rPr>
        <w:t xml:space="preserve">is used </w:t>
      </w:r>
      <w:r w:rsidR="00F01F92">
        <w:rPr>
          <w:rFonts w:ascii="Times New Roman" w:hAnsi="Times New Roman" w:cs="Times New Roman"/>
          <w:sz w:val="24"/>
          <w:szCs w:val="24"/>
        </w:rPr>
        <w:t>to assess</w:t>
      </w:r>
      <w:r>
        <w:rPr>
          <w:rFonts w:ascii="Times New Roman" w:hAnsi="Times New Roman" w:cs="Times New Roman"/>
          <w:sz w:val="24"/>
          <w:szCs w:val="24"/>
        </w:rPr>
        <w:t xml:space="preserve"> </w:t>
      </w:r>
      <w:r w:rsidR="00F01F92">
        <w:rPr>
          <w:rFonts w:ascii="Times New Roman" w:hAnsi="Times New Roman" w:cs="Times New Roman"/>
          <w:sz w:val="24"/>
          <w:szCs w:val="24"/>
        </w:rPr>
        <w:t>the</w:t>
      </w:r>
      <w:r w:rsidR="00BC23DF">
        <w:rPr>
          <w:rFonts w:ascii="Times New Roman" w:hAnsi="Times New Roman" w:cs="Times New Roman"/>
          <w:sz w:val="24"/>
          <w:szCs w:val="24"/>
        </w:rPr>
        <w:t xml:space="preserve"> likelihood of distress, and hence the</w:t>
      </w:r>
      <w:r w:rsidR="00F01F92">
        <w:rPr>
          <w:rFonts w:ascii="Times New Roman" w:hAnsi="Times New Roman" w:cs="Times New Roman"/>
          <w:sz w:val="24"/>
          <w:szCs w:val="24"/>
        </w:rPr>
        <w:t xml:space="preserve"> sustainability</w:t>
      </w:r>
      <w:r w:rsidR="00BC23DF">
        <w:rPr>
          <w:rFonts w:ascii="Times New Roman" w:hAnsi="Times New Roman" w:cs="Times New Roman"/>
          <w:sz w:val="24"/>
          <w:szCs w:val="24"/>
        </w:rPr>
        <w:t>,</w:t>
      </w:r>
      <w:r w:rsidR="00F01F92">
        <w:rPr>
          <w:rFonts w:ascii="Times New Roman" w:hAnsi="Times New Roman" w:cs="Times New Roman"/>
          <w:sz w:val="24"/>
          <w:szCs w:val="24"/>
        </w:rPr>
        <w:t xml:space="preserve"> of 40 state </w:t>
      </w:r>
      <w:r w:rsidR="00872A34">
        <w:rPr>
          <w:rFonts w:ascii="Times New Roman" w:hAnsi="Times New Roman" w:cs="Times New Roman"/>
          <w:sz w:val="24"/>
          <w:szCs w:val="24"/>
        </w:rPr>
        <w:t>S&amp;L</w:t>
      </w:r>
      <w:r w:rsidR="00F01F92">
        <w:rPr>
          <w:rFonts w:ascii="Times New Roman" w:hAnsi="Times New Roman" w:cs="Times New Roman"/>
          <w:sz w:val="24"/>
          <w:szCs w:val="24"/>
        </w:rPr>
        <w:t xml:space="preserve"> plans</w:t>
      </w:r>
      <w:r w:rsidR="00CD1750">
        <w:rPr>
          <w:rFonts w:ascii="Times New Roman" w:hAnsi="Times New Roman" w:cs="Times New Roman"/>
          <w:sz w:val="24"/>
          <w:szCs w:val="24"/>
        </w:rPr>
        <w:t xml:space="preserve"> that </w:t>
      </w:r>
      <w:r>
        <w:rPr>
          <w:rFonts w:ascii="Times New Roman" w:hAnsi="Times New Roman" w:cs="Times New Roman"/>
          <w:sz w:val="24"/>
          <w:szCs w:val="24"/>
        </w:rPr>
        <w:t>have been shown to be highly</w:t>
      </w:r>
      <w:r w:rsidR="005F461E">
        <w:rPr>
          <w:rFonts w:ascii="Times New Roman" w:hAnsi="Times New Roman" w:cs="Times New Roman"/>
          <w:sz w:val="24"/>
          <w:szCs w:val="24"/>
        </w:rPr>
        <w:t xml:space="preserve"> representative of the universe of U.S. plans</w:t>
      </w:r>
      <w:r w:rsidR="00245902">
        <w:rPr>
          <w:rFonts w:ascii="Times New Roman" w:hAnsi="Times New Roman" w:cs="Times New Roman"/>
          <w:sz w:val="24"/>
          <w:szCs w:val="24"/>
        </w:rPr>
        <w:t xml:space="preserve"> (Lenny et. al., (2021)</w:t>
      </w:r>
      <w:r>
        <w:rPr>
          <w:rFonts w:ascii="Times New Roman" w:hAnsi="Times New Roman" w:cs="Times New Roman"/>
          <w:sz w:val="24"/>
          <w:szCs w:val="24"/>
        </w:rPr>
        <w:t>.</w:t>
      </w:r>
      <w:r w:rsidR="00245902">
        <w:rPr>
          <w:rFonts w:ascii="Times New Roman" w:hAnsi="Times New Roman" w:cs="Times New Roman"/>
          <w:sz w:val="24"/>
          <w:szCs w:val="24"/>
        </w:rPr>
        <w:t xml:space="preserve">  </w:t>
      </w:r>
      <w:r>
        <w:rPr>
          <w:rFonts w:ascii="Times New Roman" w:hAnsi="Times New Roman" w:cs="Times New Roman"/>
          <w:sz w:val="24"/>
          <w:szCs w:val="24"/>
        </w:rPr>
        <w:t>We examine how</w:t>
      </w:r>
      <w:r w:rsidR="004A289A">
        <w:rPr>
          <w:rFonts w:ascii="Times New Roman" w:hAnsi="Times New Roman" w:cs="Times New Roman"/>
          <w:sz w:val="24"/>
          <w:szCs w:val="24"/>
        </w:rPr>
        <w:t xml:space="preserve"> the</w:t>
      </w:r>
      <w:r>
        <w:rPr>
          <w:rFonts w:ascii="Times New Roman" w:hAnsi="Times New Roman" w:cs="Times New Roman"/>
          <w:sz w:val="24"/>
          <w:szCs w:val="24"/>
        </w:rPr>
        <w:t xml:space="preserve"> sustainability</w:t>
      </w:r>
      <w:r w:rsidR="004A289A">
        <w:rPr>
          <w:rFonts w:ascii="Times New Roman" w:hAnsi="Times New Roman" w:cs="Times New Roman"/>
          <w:sz w:val="24"/>
          <w:szCs w:val="24"/>
        </w:rPr>
        <w:t xml:space="preserve"> of individual plans</w:t>
      </w:r>
      <w:r>
        <w:rPr>
          <w:rFonts w:ascii="Times New Roman" w:hAnsi="Times New Roman" w:cs="Times New Roman"/>
          <w:sz w:val="24"/>
          <w:szCs w:val="24"/>
        </w:rPr>
        <w:t xml:space="preserve"> is affected by changes to investment policy, uncertain </w:t>
      </w:r>
      <w:r w:rsidR="00FB08E5">
        <w:rPr>
          <w:rFonts w:ascii="Times New Roman" w:hAnsi="Times New Roman" w:cs="Times New Roman"/>
          <w:sz w:val="24"/>
          <w:szCs w:val="24"/>
        </w:rPr>
        <w:t xml:space="preserve">asset returns, </w:t>
      </w:r>
      <w:r>
        <w:rPr>
          <w:rFonts w:ascii="Times New Roman" w:hAnsi="Times New Roman" w:cs="Times New Roman"/>
          <w:sz w:val="24"/>
          <w:szCs w:val="24"/>
        </w:rPr>
        <w:t xml:space="preserve">economic </w:t>
      </w:r>
      <w:r w:rsidR="004A289A">
        <w:rPr>
          <w:rFonts w:ascii="Times New Roman" w:hAnsi="Times New Roman" w:cs="Times New Roman"/>
          <w:sz w:val="24"/>
          <w:szCs w:val="24"/>
        </w:rPr>
        <w:t xml:space="preserve">and demographic </w:t>
      </w:r>
      <w:r>
        <w:rPr>
          <w:rFonts w:ascii="Times New Roman" w:hAnsi="Times New Roman" w:cs="Times New Roman"/>
          <w:sz w:val="24"/>
          <w:szCs w:val="24"/>
        </w:rPr>
        <w:t xml:space="preserve">realizations, and various potential reform measures. </w:t>
      </w:r>
    </w:p>
    <w:p w14:paraId="7C2D9CF2" w14:textId="26F6A0E7" w:rsidR="006E59DA" w:rsidRDefault="002E5CF6" w:rsidP="00FB3CD1">
      <w:pPr>
        <w:spacing w:line="288" w:lineRule="auto"/>
        <w:rPr>
          <w:rFonts w:ascii="Times New Roman" w:hAnsi="Times New Roman" w:cs="Times New Roman"/>
          <w:sz w:val="24"/>
          <w:szCs w:val="24"/>
        </w:rPr>
      </w:pPr>
      <w:r>
        <w:rPr>
          <w:rFonts w:ascii="Times New Roman" w:hAnsi="Times New Roman" w:cs="Times New Roman"/>
          <w:sz w:val="24"/>
          <w:szCs w:val="24"/>
        </w:rPr>
        <w:t xml:space="preserve">Within </w:t>
      </w:r>
      <w:r w:rsidR="004A289A">
        <w:rPr>
          <w:rFonts w:ascii="Times New Roman" w:hAnsi="Times New Roman" w:cs="Times New Roman"/>
          <w:sz w:val="24"/>
          <w:szCs w:val="24"/>
        </w:rPr>
        <w:t>our</w:t>
      </w:r>
      <w:r>
        <w:rPr>
          <w:rFonts w:ascii="Times New Roman" w:hAnsi="Times New Roman" w:cs="Times New Roman"/>
          <w:sz w:val="24"/>
          <w:szCs w:val="24"/>
        </w:rPr>
        <w:t xml:space="preserve"> </w:t>
      </w:r>
      <w:r w:rsidR="00872A34">
        <w:rPr>
          <w:rFonts w:ascii="Times New Roman" w:hAnsi="Times New Roman" w:cs="Times New Roman"/>
          <w:sz w:val="24"/>
          <w:szCs w:val="24"/>
        </w:rPr>
        <w:t>stochastic framework</w:t>
      </w:r>
      <w:r>
        <w:rPr>
          <w:rFonts w:ascii="Times New Roman" w:hAnsi="Times New Roman" w:cs="Times New Roman"/>
          <w:sz w:val="24"/>
          <w:szCs w:val="24"/>
        </w:rPr>
        <w:t>, we</w:t>
      </w:r>
      <w:r w:rsidR="00196186">
        <w:rPr>
          <w:rFonts w:ascii="Times New Roman" w:hAnsi="Times New Roman" w:cs="Times New Roman"/>
          <w:sz w:val="24"/>
          <w:szCs w:val="24"/>
        </w:rPr>
        <w:t xml:space="preserve"> classify</w:t>
      </w:r>
      <w:r w:rsidR="00196186" w:rsidRPr="00196186">
        <w:rPr>
          <w:rFonts w:ascii="Times New Roman" w:hAnsi="Times New Roman" w:cs="Times New Roman"/>
          <w:sz w:val="24"/>
          <w:szCs w:val="24"/>
        </w:rPr>
        <w:t xml:space="preserve"> a </w:t>
      </w:r>
      <w:r w:rsidR="00CF12CB">
        <w:rPr>
          <w:rFonts w:ascii="Times New Roman" w:hAnsi="Times New Roman" w:cs="Times New Roman"/>
          <w:sz w:val="24"/>
          <w:szCs w:val="24"/>
        </w:rPr>
        <w:t xml:space="preserve">pension </w:t>
      </w:r>
      <w:r w:rsidR="00196186" w:rsidRPr="00196186">
        <w:rPr>
          <w:rFonts w:ascii="Times New Roman" w:hAnsi="Times New Roman" w:cs="Times New Roman"/>
          <w:sz w:val="24"/>
          <w:szCs w:val="24"/>
        </w:rPr>
        <w:t>fund as sustainable if it can meet its contractual payment obligations with sufficiently high probability over a specified period of time without any infusions of cash from external sources</w:t>
      </w:r>
      <w:r w:rsidR="0061245C">
        <w:rPr>
          <w:rFonts w:ascii="Times New Roman" w:hAnsi="Times New Roman" w:cs="Times New Roman"/>
          <w:sz w:val="24"/>
          <w:szCs w:val="24"/>
        </w:rPr>
        <w:t xml:space="preserve"> or significant policy changes</w:t>
      </w:r>
      <w:r w:rsidR="00CC2524">
        <w:rPr>
          <w:rFonts w:ascii="Times New Roman" w:hAnsi="Times New Roman" w:cs="Times New Roman"/>
          <w:sz w:val="24"/>
          <w:szCs w:val="24"/>
        </w:rPr>
        <w:t xml:space="preserve"> such as </w:t>
      </w:r>
      <w:r w:rsidR="00CC2524">
        <w:rPr>
          <w:rFonts w:ascii="Times New Roman" w:hAnsi="Times New Roman" w:cs="Times New Roman"/>
          <w:sz w:val="24"/>
          <w:szCs w:val="24"/>
        </w:rPr>
        <w:lastRenderedPageBreak/>
        <w:t xml:space="preserve">increased </w:t>
      </w:r>
      <w:r w:rsidR="005C6A16">
        <w:rPr>
          <w:rFonts w:ascii="Times New Roman" w:hAnsi="Times New Roman" w:cs="Times New Roman"/>
          <w:sz w:val="24"/>
          <w:szCs w:val="24"/>
        </w:rPr>
        <w:t>contribution rates</w:t>
      </w:r>
      <w:r w:rsidR="00CC2524">
        <w:rPr>
          <w:rFonts w:ascii="Times New Roman" w:hAnsi="Times New Roman" w:cs="Times New Roman"/>
          <w:sz w:val="24"/>
          <w:szCs w:val="24"/>
        </w:rPr>
        <w:t xml:space="preserve"> or </w:t>
      </w:r>
      <w:r w:rsidR="005C6A16">
        <w:rPr>
          <w:rFonts w:ascii="Times New Roman" w:hAnsi="Times New Roman" w:cs="Times New Roman"/>
          <w:sz w:val="24"/>
          <w:szCs w:val="24"/>
        </w:rPr>
        <w:t>cutbacks in</w:t>
      </w:r>
      <w:r w:rsidR="00CC2524">
        <w:rPr>
          <w:rFonts w:ascii="Times New Roman" w:hAnsi="Times New Roman" w:cs="Times New Roman"/>
          <w:sz w:val="24"/>
          <w:szCs w:val="24"/>
        </w:rPr>
        <w:t xml:space="preserve"> benefits for new hires</w:t>
      </w:r>
      <w:r w:rsidR="004A289A">
        <w:rPr>
          <w:rFonts w:ascii="Times New Roman" w:hAnsi="Times New Roman" w:cs="Times New Roman"/>
          <w:sz w:val="24"/>
          <w:szCs w:val="24"/>
        </w:rPr>
        <w:t>.</w:t>
      </w:r>
      <w:r w:rsidR="004A289A">
        <w:rPr>
          <w:rStyle w:val="FootnoteReference"/>
          <w:rFonts w:ascii="Times New Roman" w:hAnsi="Times New Roman" w:cs="Times New Roman"/>
          <w:sz w:val="24"/>
          <w:szCs w:val="24"/>
        </w:rPr>
        <w:footnoteReference w:id="3"/>
      </w:r>
      <w:r>
        <w:rPr>
          <w:rFonts w:ascii="Times New Roman" w:hAnsi="Times New Roman" w:cs="Times New Roman"/>
          <w:sz w:val="24"/>
          <w:szCs w:val="24"/>
        </w:rPr>
        <w:t xml:space="preserve"> </w:t>
      </w:r>
      <w:r w:rsidRPr="002E5CF6">
        <w:rPr>
          <w:rFonts w:ascii="Times New Roman" w:hAnsi="Times New Roman" w:cs="Times New Roman"/>
          <w:sz w:val="24"/>
          <w:szCs w:val="24"/>
        </w:rPr>
        <w:t xml:space="preserve">This stochastic, flow-based approach complements the macroeconomic analysis </w:t>
      </w:r>
      <w:r w:rsidR="00245902">
        <w:rPr>
          <w:rFonts w:ascii="Times New Roman" w:hAnsi="Times New Roman" w:cs="Times New Roman"/>
          <w:sz w:val="24"/>
          <w:szCs w:val="24"/>
        </w:rPr>
        <w:t>under</w:t>
      </w:r>
      <w:r w:rsidRPr="002E5CF6">
        <w:rPr>
          <w:rFonts w:ascii="Times New Roman" w:hAnsi="Times New Roman" w:cs="Times New Roman"/>
          <w:sz w:val="24"/>
          <w:szCs w:val="24"/>
        </w:rPr>
        <w:t>taken by Lenny et. al. (2021), which examines</w:t>
      </w:r>
      <w:r>
        <w:rPr>
          <w:rFonts w:ascii="Times New Roman" w:hAnsi="Times New Roman" w:cs="Times New Roman"/>
          <w:sz w:val="24"/>
          <w:szCs w:val="24"/>
        </w:rPr>
        <w:t xml:space="preserve"> whether and</w:t>
      </w:r>
      <w:r w:rsidRPr="002E5CF6">
        <w:rPr>
          <w:rFonts w:ascii="Times New Roman" w:hAnsi="Times New Roman" w:cs="Times New Roman"/>
          <w:sz w:val="24"/>
          <w:szCs w:val="24"/>
        </w:rPr>
        <w:t xml:space="preserve"> </w:t>
      </w:r>
      <w:r>
        <w:rPr>
          <w:rFonts w:ascii="Times New Roman" w:hAnsi="Times New Roman" w:cs="Times New Roman"/>
          <w:sz w:val="24"/>
          <w:szCs w:val="24"/>
        </w:rPr>
        <w:t>how plans</w:t>
      </w:r>
      <w:r w:rsidRPr="002E5CF6">
        <w:rPr>
          <w:rFonts w:ascii="Times New Roman" w:hAnsi="Times New Roman" w:cs="Times New Roman"/>
          <w:sz w:val="24"/>
          <w:szCs w:val="24"/>
        </w:rPr>
        <w:t xml:space="preserve"> </w:t>
      </w:r>
      <w:r>
        <w:rPr>
          <w:rFonts w:ascii="Times New Roman" w:hAnsi="Times New Roman" w:cs="Times New Roman"/>
          <w:sz w:val="24"/>
          <w:szCs w:val="24"/>
        </w:rPr>
        <w:t xml:space="preserve">can </w:t>
      </w:r>
      <w:r w:rsidRPr="002E5CF6">
        <w:rPr>
          <w:rFonts w:ascii="Times New Roman" w:hAnsi="Times New Roman" w:cs="Times New Roman"/>
          <w:sz w:val="24"/>
          <w:szCs w:val="24"/>
        </w:rPr>
        <w:t>achieve stability in long-run ratios such as underfunding-to-GDP.</w:t>
      </w:r>
      <w:r>
        <w:rPr>
          <w:rFonts w:ascii="Times New Roman" w:hAnsi="Times New Roman" w:cs="Times New Roman"/>
          <w:sz w:val="24"/>
          <w:szCs w:val="24"/>
        </w:rPr>
        <w:t xml:space="preserve"> </w:t>
      </w:r>
      <w:r w:rsidR="005C6A16">
        <w:rPr>
          <w:rFonts w:ascii="Times New Roman" w:hAnsi="Times New Roman" w:cs="Times New Roman"/>
          <w:sz w:val="24"/>
          <w:szCs w:val="24"/>
        </w:rPr>
        <w:t>Our</w:t>
      </w:r>
      <w:r w:rsidR="004A289A">
        <w:rPr>
          <w:rFonts w:ascii="Times New Roman" w:hAnsi="Times New Roman" w:cs="Times New Roman"/>
          <w:sz w:val="24"/>
          <w:szCs w:val="24"/>
        </w:rPr>
        <w:t xml:space="preserve"> definition of sustainability</w:t>
      </w:r>
      <w:r w:rsidR="005C6A16">
        <w:rPr>
          <w:rFonts w:ascii="Times New Roman" w:hAnsi="Times New Roman" w:cs="Times New Roman"/>
          <w:sz w:val="24"/>
          <w:szCs w:val="24"/>
        </w:rPr>
        <w:t xml:space="preserve"> is operationalized</w:t>
      </w:r>
      <w:r w:rsidR="004A289A">
        <w:rPr>
          <w:rFonts w:ascii="Times New Roman" w:hAnsi="Times New Roman" w:cs="Times New Roman"/>
          <w:sz w:val="24"/>
          <w:szCs w:val="24"/>
        </w:rPr>
        <w:t xml:space="preserve"> by</w:t>
      </w:r>
      <w:r w:rsidR="00F7789F">
        <w:rPr>
          <w:rFonts w:ascii="Times New Roman" w:hAnsi="Times New Roman" w:cs="Times New Roman"/>
          <w:sz w:val="24"/>
          <w:szCs w:val="24"/>
        </w:rPr>
        <w:t xml:space="preserve"> consider</w:t>
      </w:r>
      <w:r w:rsidR="004A289A">
        <w:rPr>
          <w:rFonts w:ascii="Times New Roman" w:hAnsi="Times New Roman" w:cs="Times New Roman"/>
          <w:sz w:val="24"/>
          <w:szCs w:val="24"/>
        </w:rPr>
        <w:t>ing</w:t>
      </w:r>
      <w:r w:rsidR="00F7789F">
        <w:rPr>
          <w:rFonts w:ascii="Times New Roman" w:hAnsi="Times New Roman" w:cs="Times New Roman"/>
          <w:sz w:val="24"/>
          <w:szCs w:val="24"/>
        </w:rPr>
        <w:t xml:space="preserve"> several different thresholds for distress triggers, including pension assets falling below projected cash outflows over the next</w:t>
      </w:r>
      <w:r>
        <w:rPr>
          <w:rFonts w:ascii="Times New Roman" w:hAnsi="Times New Roman" w:cs="Times New Roman"/>
          <w:sz w:val="24"/>
          <w:szCs w:val="24"/>
        </w:rPr>
        <w:t xml:space="preserve"> </w:t>
      </w:r>
      <w:r w:rsidR="005C6A16">
        <w:rPr>
          <w:rFonts w:ascii="Times New Roman" w:hAnsi="Times New Roman" w:cs="Times New Roman"/>
          <w:sz w:val="24"/>
          <w:szCs w:val="24"/>
        </w:rPr>
        <w:t>one or two years</w:t>
      </w:r>
      <w:r w:rsidR="00F7789F">
        <w:rPr>
          <w:rFonts w:ascii="Times New Roman" w:hAnsi="Times New Roman" w:cs="Times New Roman"/>
          <w:sz w:val="24"/>
          <w:szCs w:val="24"/>
        </w:rPr>
        <w:t>,</w:t>
      </w:r>
      <w:r w:rsidR="00C63968">
        <w:rPr>
          <w:rFonts w:ascii="Times New Roman" w:hAnsi="Times New Roman" w:cs="Times New Roman"/>
          <w:sz w:val="24"/>
          <w:szCs w:val="24"/>
        </w:rPr>
        <w:t xml:space="preserve"> or</w:t>
      </w:r>
      <w:r w:rsidR="00F7789F">
        <w:rPr>
          <w:rFonts w:ascii="Times New Roman" w:hAnsi="Times New Roman" w:cs="Times New Roman"/>
          <w:sz w:val="24"/>
          <w:szCs w:val="24"/>
        </w:rPr>
        <w:t xml:space="preserve"> a funding ratio falling below </w:t>
      </w:r>
      <w:r>
        <w:rPr>
          <w:rFonts w:ascii="Times New Roman" w:hAnsi="Times New Roman" w:cs="Times New Roman"/>
          <w:sz w:val="24"/>
          <w:szCs w:val="24"/>
        </w:rPr>
        <w:t xml:space="preserve">10, </w:t>
      </w:r>
      <w:r w:rsidR="00F7789F">
        <w:rPr>
          <w:rFonts w:ascii="Times New Roman" w:hAnsi="Times New Roman" w:cs="Times New Roman"/>
          <w:sz w:val="24"/>
          <w:szCs w:val="24"/>
        </w:rPr>
        <w:t>20</w:t>
      </w:r>
      <w:r>
        <w:rPr>
          <w:rFonts w:ascii="Times New Roman" w:hAnsi="Times New Roman" w:cs="Times New Roman"/>
          <w:sz w:val="24"/>
          <w:szCs w:val="24"/>
        </w:rPr>
        <w:t xml:space="preserve"> or 30 percent</w:t>
      </w:r>
      <w:r w:rsidR="00F7789F">
        <w:rPr>
          <w:rFonts w:ascii="Times New Roman" w:hAnsi="Times New Roman" w:cs="Times New Roman"/>
          <w:sz w:val="24"/>
          <w:szCs w:val="24"/>
        </w:rPr>
        <w:t xml:space="preserve">. </w:t>
      </w:r>
    </w:p>
    <w:p w14:paraId="711E876F" w14:textId="1A5B1A57" w:rsidR="009D02D9" w:rsidRDefault="006765B7" w:rsidP="00FB3CD1">
      <w:pPr>
        <w:spacing w:line="288" w:lineRule="auto"/>
      </w:pPr>
      <w:r>
        <w:rPr>
          <w:rFonts w:ascii="Times New Roman" w:hAnsi="Times New Roman" w:cs="Times New Roman"/>
          <w:sz w:val="24"/>
          <w:szCs w:val="24"/>
        </w:rPr>
        <w:t>Customizing and calibrating the model to capture</w:t>
      </w:r>
      <w:r w:rsidR="005C5E44">
        <w:rPr>
          <w:rFonts w:ascii="Times New Roman" w:hAnsi="Times New Roman" w:cs="Times New Roman"/>
          <w:sz w:val="24"/>
          <w:szCs w:val="24"/>
        </w:rPr>
        <w:t xml:space="preserve"> the evolution </w:t>
      </w:r>
      <w:r w:rsidR="005C6A16">
        <w:rPr>
          <w:rFonts w:ascii="Times New Roman" w:hAnsi="Times New Roman" w:cs="Times New Roman"/>
          <w:sz w:val="24"/>
          <w:szCs w:val="24"/>
        </w:rPr>
        <w:t>of a</w:t>
      </w:r>
      <w:r>
        <w:rPr>
          <w:rFonts w:ascii="Times New Roman" w:hAnsi="Times New Roman" w:cs="Times New Roman"/>
          <w:sz w:val="24"/>
          <w:szCs w:val="24"/>
        </w:rPr>
        <w:t xml:space="preserve"> particular</w:t>
      </w:r>
      <w:r w:rsidR="005C6A16">
        <w:rPr>
          <w:rFonts w:ascii="Times New Roman" w:hAnsi="Times New Roman" w:cs="Times New Roman"/>
          <w:sz w:val="24"/>
          <w:szCs w:val="24"/>
        </w:rPr>
        <w:t xml:space="preserve"> </w:t>
      </w:r>
      <w:r w:rsidR="005C5E44">
        <w:rPr>
          <w:rFonts w:ascii="Times New Roman" w:hAnsi="Times New Roman" w:cs="Times New Roman"/>
          <w:sz w:val="24"/>
          <w:szCs w:val="24"/>
        </w:rPr>
        <w:t>S&amp;L pension pla</w:t>
      </w:r>
      <w:r w:rsidR="005C6A16">
        <w:rPr>
          <w:rFonts w:ascii="Times New Roman" w:hAnsi="Times New Roman" w:cs="Times New Roman"/>
          <w:sz w:val="24"/>
          <w:szCs w:val="24"/>
        </w:rPr>
        <w:t>n’s</w:t>
      </w:r>
      <w:r w:rsidR="005C5E44">
        <w:rPr>
          <w:rFonts w:ascii="Times New Roman" w:hAnsi="Times New Roman" w:cs="Times New Roman"/>
          <w:sz w:val="24"/>
          <w:szCs w:val="24"/>
        </w:rPr>
        <w:t xml:space="preserve"> </w:t>
      </w:r>
      <w:r w:rsidR="005C6A16">
        <w:rPr>
          <w:rFonts w:ascii="Times New Roman" w:hAnsi="Times New Roman" w:cs="Times New Roman"/>
          <w:sz w:val="24"/>
          <w:szCs w:val="24"/>
        </w:rPr>
        <w:t>cash flows</w:t>
      </w:r>
      <w:r w:rsidR="005C5E44">
        <w:rPr>
          <w:rFonts w:ascii="Times New Roman" w:hAnsi="Times New Roman" w:cs="Times New Roman"/>
          <w:sz w:val="24"/>
          <w:szCs w:val="24"/>
        </w:rPr>
        <w:t xml:space="preserve"> and</w:t>
      </w:r>
      <w:r w:rsidR="005C6A16">
        <w:rPr>
          <w:rFonts w:ascii="Times New Roman" w:hAnsi="Times New Roman" w:cs="Times New Roman"/>
          <w:sz w:val="24"/>
          <w:szCs w:val="24"/>
        </w:rPr>
        <w:t xml:space="preserve"> funding status</w:t>
      </w:r>
      <w:r w:rsidR="005C5E44">
        <w:rPr>
          <w:rFonts w:ascii="Times New Roman" w:hAnsi="Times New Roman" w:cs="Times New Roman"/>
          <w:sz w:val="24"/>
          <w:szCs w:val="24"/>
        </w:rPr>
        <w:t xml:space="preserve"> is complicated by </w:t>
      </w:r>
      <w:r w:rsidR="00AA2B40">
        <w:rPr>
          <w:rFonts w:ascii="Times New Roman" w:hAnsi="Times New Roman" w:cs="Times New Roman"/>
          <w:sz w:val="24"/>
          <w:szCs w:val="24"/>
        </w:rPr>
        <w:t>a variety of factors</w:t>
      </w:r>
      <w:r>
        <w:rPr>
          <w:rFonts w:ascii="Times New Roman" w:hAnsi="Times New Roman" w:cs="Times New Roman"/>
          <w:sz w:val="24"/>
          <w:szCs w:val="24"/>
        </w:rPr>
        <w:t>: i</w:t>
      </w:r>
      <w:r w:rsidR="009D02D9">
        <w:rPr>
          <w:rFonts w:ascii="Times New Roman" w:hAnsi="Times New Roman" w:cs="Times New Roman"/>
          <w:sz w:val="24"/>
          <w:szCs w:val="24"/>
        </w:rPr>
        <w:t>mportantly,</w:t>
      </w:r>
      <w:r w:rsidR="00AA2B40">
        <w:rPr>
          <w:rFonts w:ascii="Times New Roman" w:hAnsi="Times New Roman" w:cs="Times New Roman"/>
          <w:sz w:val="24"/>
          <w:szCs w:val="24"/>
        </w:rPr>
        <w:t xml:space="preserve"> </w:t>
      </w:r>
      <w:r w:rsidR="005C5E44">
        <w:rPr>
          <w:rFonts w:ascii="Times New Roman" w:hAnsi="Times New Roman" w:cs="Times New Roman"/>
          <w:sz w:val="24"/>
          <w:szCs w:val="24"/>
        </w:rPr>
        <w:t>the heterogeneity</w:t>
      </w:r>
      <w:r w:rsidR="00C63968">
        <w:rPr>
          <w:rFonts w:ascii="Times New Roman" w:hAnsi="Times New Roman" w:cs="Times New Roman"/>
          <w:sz w:val="24"/>
          <w:szCs w:val="24"/>
        </w:rPr>
        <w:t xml:space="preserve"> and complexity</w:t>
      </w:r>
      <w:r w:rsidR="005C5E44">
        <w:rPr>
          <w:rFonts w:ascii="Times New Roman" w:hAnsi="Times New Roman" w:cs="Times New Roman"/>
          <w:sz w:val="24"/>
          <w:szCs w:val="24"/>
        </w:rPr>
        <w:t xml:space="preserve"> of </w:t>
      </w:r>
      <w:r>
        <w:rPr>
          <w:rFonts w:ascii="Times New Roman" w:hAnsi="Times New Roman" w:cs="Times New Roman"/>
          <w:sz w:val="24"/>
          <w:szCs w:val="24"/>
        </w:rPr>
        <w:t xml:space="preserve">the </w:t>
      </w:r>
      <w:r w:rsidR="005C5E44">
        <w:rPr>
          <w:rFonts w:ascii="Times New Roman" w:hAnsi="Times New Roman" w:cs="Times New Roman"/>
          <w:sz w:val="24"/>
          <w:szCs w:val="24"/>
        </w:rPr>
        <w:t>rules</w:t>
      </w:r>
      <w:r w:rsidR="00CD1750">
        <w:rPr>
          <w:rFonts w:ascii="Times New Roman" w:hAnsi="Times New Roman" w:cs="Times New Roman"/>
          <w:sz w:val="24"/>
          <w:szCs w:val="24"/>
        </w:rPr>
        <w:t xml:space="preserve"> governing </w:t>
      </w:r>
      <w:r w:rsidR="005F461E">
        <w:rPr>
          <w:rFonts w:ascii="Times New Roman" w:hAnsi="Times New Roman" w:cs="Times New Roman"/>
          <w:sz w:val="24"/>
          <w:szCs w:val="24"/>
        </w:rPr>
        <w:t xml:space="preserve">the determination of </w:t>
      </w:r>
      <w:r w:rsidR="00CD1750">
        <w:rPr>
          <w:rFonts w:ascii="Times New Roman" w:hAnsi="Times New Roman" w:cs="Times New Roman"/>
          <w:sz w:val="24"/>
          <w:szCs w:val="24"/>
        </w:rPr>
        <w:t>benefit</w:t>
      </w:r>
      <w:r>
        <w:rPr>
          <w:rFonts w:ascii="Times New Roman" w:hAnsi="Times New Roman" w:cs="Times New Roman"/>
          <w:sz w:val="24"/>
          <w:szCs w:val="24"/>
        </w:rPr>
        <w:t>s</w:t>
      </w:r>
      <w:r w:rsidR="005C5E44">
        <w:rPr>
          <w:rFonts w:ascii="Times New Roman" w:hAnsi="Times New Roman" w:cs="Times New Roman"/>
          <w:sz w:val="24"/>
          <w:szCs w:val="24"/>
        </w:rPr>
        <w:t xml:space="preserve">, the </w:t>
      </w:r>
      <w:r w:rsidR="00CD1750">
        <w:rPr>
          <w:rFonts w:ascii="Times New Roman" w:hAnsi="Times New Roman" w:cs="Times New Roman"/>
          <w:sz w:val="24"/>
          <w:szCs w:val="24"/>
        </w:rPr>
        <w:t>lack of standardization in plan reporting practices</w:t>
      </w:r>
      <w:r w:rsidR="005C5E44">
        <w:rPr>
          <w:rFonts w:ascii="Times New Roman" w:hAnsi="Times New Roman" w:cs="Times New Roman"/>
          <w:sz w:val="24"/>
          <w:szCs w:val="24"/>
        </w:rPr>
        <w:t>,</w:t>
      </w:r>
      <w:r w:rsidR="00CD1750">
        <w:rPr>
          <w:rFonts w:ascii="Times New Roman" w:hAnsi="Times New Roman" w:cs="Times New Roman"/>
          <w:sz w:val="24"/>
          <w:szCs w:val="24"/>
        </w:rPr>
        <w:t xml:space="preserve"> differences in participant demographics (e.g., police versus teachers), </w:t>
      </w:r>
      <w:r w:rsidR="00A077C0">
        <w:rPr>
          <w:rFonts w:ascii="Times New Roman" w:hAnsi="Times New Roman" w:cs="Times New Roman"/>
          <w:sz w:val="24"/>
          <w:szCs w:val="24"/>
        </w:rPr>
        <w:t xml:space="preserve">and differences in </w:t>
      </w:r>
      <w:r w:rsidR="00CD1750">
        <w:rPr>
          <w:rFonts w:ascii="Times New Roman" w:hAnsi="Times New Roman" w:cs="Times New Roman"/>
          <w:sz w:val="24"/>
          <w:szCs w:val="24"/>
        </w:rPr>
        <w:t>regional population growth rates.</w:t>
      </w:r>
      <w:r w:rsidR="005F461E">
        <w:rPr>
          <w:rFonts w:ascii="Times New Roman" w:hAnsi="Times New Roman" w:cs="Times New Roman"/>
          <w:sz w:val="24"/>
          <w:szCs w:val="24"/>
        </w:rPr>
        <w:t xml:space="preserve"> </w:t>
      </w:r>
      <w:r w:rsidR="00A077C0">
        <w:rPr>
          <w:rFonts w:ascii="Times New Roman" w:hAnsi="Times New Roman" w:cs="Times New Roman"/>
          <w:sz w:val="24"/>
          <w:szCs w:val="24"/>
        </w:rPr>
        <w:t>For the projections of liabilities and contribution rates</w:t>
      </w:r>
      <w:r>
        <w:rPr>
          <w:rFonts w:ascii="Times New Roman" w:hAnsi="Times New Roman" w:cs="Times New Roman"/>
          <w:sz w:val="24"/>
          <w:szCs w:val="24"/>
        </w:rPr>
        <w:t xml:space="preserve"> starting in 2017</w:t>
      </w:r>
      <w:r w:rsidR="00A077C0">
        <w:rPr>
          <w:rFonts w:ascii="Times New Roman" w:hAnsi="Times New Roman" w:cs="Times New Roman"/>
          <w:sz w:val="24"/>
          <w:szCs w:val="24"/>
        </w:rPr>
        <w:t>, t</w:t>
      </w:r>
      <w:r w:rsidR="005F461E">
        <w:rPr>
          <w:rFonts w:ascii="Times New Roman" w:hAnsi="Times New Roman" w:cs="Times New Roman"/>
          <w:sz w:val="24"/>
          <w:szCs w:val="24"/>
        </w:rPr>
        <w:t xml:space="preserve">he analysis </w:t>
      </w:r>
      <w:r w:rsidR="004A289A">
        <w:rPr>
          <w:rFonts w:ascii="Times New Roman" w:hAnsi="Times New Roman" w:cs="Times New Roman"/>
          <w:sz w:val="24"/>
          <w:szCs w:val="24"/>
        </w:rPr>
        <w:t>relies</w:t>
      </w:r>
      <w:r w:rsidR="005F461E">
        <w:rPr>
          <w:rFonts w:ascii="Times New Roman" w:hAnsi="Times New Roman" w:cs="Times New Roman"/>
          <w:sz w:val="24"/>
          <w:szCs w:val="24"/>
        </w:rPr>
        <w:t xml:space="preserve"> </w:t>
      </w:r>
      <w:r w:rsidR="00A077C0">
        <w:rPr>
          <w:rFonts w:ascii="Times New Roman" w:hAnsi="Times New Roman" w:cs="Times New Roman"/>
          <w:sz w:val="24"/>
          <w:szCs w:val="24"/>
        </w:rPr>
        <w:t>on th</w:t>
      </w:r>
      <w:r w:rsidR="004A289A">
        <w:rPr>
          <w:rFonts w:ascii="Times New Roman" w:hAnsi="Times New Roman" w:cs="Times New Roman"/>
          <w:sz w:val="24"/>
          <w:szCs w:val="24"/>
        </w:rPr>
        <w:t xml:space="preserve">e detailed plan level data that was collected for </w:t>
      </w:r>
      <w:r w:rsidR="005F461E">
        <w:rPr>
          <w:rFonts w:ascii="Times New Roman" w:hAnsi="Times New Roman" w:cs="Times New Roman"/>
          <w:sz w:val="24"/>
          <w:szCs w:val="24"/>
        </w:rPr>
        <w:t>Lenney et. al. (2021</w:t>
      </w:r>
      <w:r w:rsidR="004A289A">
        <w:rPr>
          <w:rFonts w:ascii="Times New Roman" w:hAnsi="Times New Roman" w:cs="Times New Roman"/>
          <w:sz w:val="24"/>
          <w:szCs w:val="24"/>
        </w:rPr>
        <w:t>)</w:t>
      </w:r>
      <w:r w:rsidR="00245902">
        <w:rPr>
          <w:rFonts w:ascii="Times New Roman" w:hAnsi="Times New Roman" w:cs="Times New Roman"/>
          <w:sz w:val="24"/>
          <w:szCs w:val="24"/>
        </w:rPr>
        <w:t xml:space="preserve"> for that year</w:t>
      </w:r>
      <w:r w:rsidR="00A077C0">
        <w:rPr>
          <w:rFonts w:ascii="Times New Roman" w:hAnsi="Times New Roman" w:cs="Times New Roman"/>
          <w:sz w:val="24"/>
          <w:szCs w:val="24"/>
        </w:rPr>
        <w:t>.</w:t>
      </w:r>
      <w:r w:rsidR="005F461E">
        <w:rPr>
          <w:rFonts w:ascii="Times New Roman" w:hAnsi="Times New Roman" w:cs="Times New Roman"/>
          <w:sz w:val="24"/>
          <w:szCs w:val="24"/>
        </w:rPr>
        <w:t xml:space="preserve"> </w:t>
      </w:r>
      <w:r w:rsidR="004A289A">
        <w:rPr>
          <w:rFonts w:ascii="Times New Roman" w:hAnsi="Times New Roman" w:cs="Times New Roman"/>
          <w:sz w:val="24"/>
          <w:szCs w:val="24"/>
        </w:rPr>
        <w:t xml:space="preserve">To assess the effects of changes since that time and to provide a more recent assessment of sustainability, </w:t>
      </w:r>
      <w:r>
        <w:rPr>
          <w:rFonts w:ascii="Times New Roman" w:hAnsi="Times New Roman" w:cs="Times New Roman"/>
          <w:sz w:val="24"/>
          <w:szCs w:val="24"/>
        </w:rPr>
        <w:t xml:space="preserve">here </w:t>
      </w:r>
      <w:r w:rsidR="004A289A">
        <w:rPr>
          <w:rFonts w:ascii="Times New Roman" w:hAnsi="Times New Roman" w:cs="Times New Roman"/>
          <w:sz w:val="24"/>
          <w:szCs w:val="24"/>
        </w:rPr>
        <w:t>we update the</w:t>
      </w:r>
      <w:r>
        <w:rPr>
          <w:rFonts w:ascii="Times New Roman" w:hAnsi="Times New Roman" w:cs="Times New Roman"/>
          <w:sz w:val="24"/>
          <w:szCs w:val="24"/>
        </w:rPr>
        <w:t xml:space="preserve"> key </w:t>
      </w:r>
      <w:r w:rsidRPr="007929E8">
        <w:rPr>
          <w:rFonts w:ascii="Times New Roman" w:hAnsi="Times New Roman" w:cs="Times New Roman"/>
          <w:sz w:val="24"/>
          <w:szCs w:val="24"/>
          <w:highlight w:val="yellow"/>
          <w:rPrChange w:id="3" w:author="Deborah J Lucas" w:date="2026-09-07T07:56:00Z" w16du:dateUtc="2026-09-07T11:56:00Z">
            <w:rPr>
              <w:rFonts w:ascii="Times New Roman" w:hAnsi="Times New Roman" w:cs="Times New Roman"/>
              <w:sz w:val="24"/>
              <w:szCs w:val="24"/>
            </w:rPr>
          </w:rPrChange>
        </w:rPr>
        <w:t>drivers</w:t>
      </w:r>
      <w:r w:rsidR="004A289A" w:rsidRPr="007929E8">
        <w:rPr>
          <w:rFonts w:ascii="Times New Roman" w:hAnsi="Times New Roman" w:cs="Times New Roman"/>
          <w:sz w:val="24"/>
          <w:szCs w:val="24"/>
          <w:highlight w:val="yellow"/>
          <w:rPrChange w:id="4" w:author="Deborah J Lucas" w:date="2026-09-07T07:56:00Z" w16du:dateUtc="2026-09-07T11:56:00Z">
            <w:rPr>
              <w:rFonts w:ascii="Times New Roman" w:hAnsi="Times New Roman" w:cs="Times New Roman"/>
              <w:sz w:val="24"/>
              <w:szCs w:val="24"/>
            </w:rPr>
          </w:rPrChange>
        </w:rPr>
        <w:t xml:space="preserve"> to</w:t>
      </w:r>
      <w:r w:rsidR="00A077C0" w:rsidRPr="007929E8">
        <w:rPr>
          <w:rFonts w:ascii="Times New Roman" w:hAnsi="Times New Roman" w:cs="Times New Roman"/>
          <w:sz w:val="24"/>
          <w:szCs w:val="24"/>
          <w:highlight w:val="yellow"/>
          <w:rPrChange w:id="5" w:author="Deborah J Lucas" w:date="2026-09-07T07:56:00Z" w16du:dateUtc="2026-09-07T11:56:00Z">
            <w:rPr>
              <w:rFonts w:ascii="Times New Roman" w:hAnsi="Times New Roman" w:cs="Times New Roman"/>
              <w:sz w:val="24"/>
              <w:szCs w:val="24"/>
            </w:rPr>
          </w:rPrChange>
        </w:rPr>
        <w:t xml:space="preserve"> 2021, the </w:t>
      </w:r>
      <w:r w:rsidR="002E5CF6" w:rsidRPr="007929E8">
        <w:rPr>
          <w:rFonts w:ascii="Times New Roman" w:hAnsi="Times New Roman" w:cs="Times New Roman"/>
          <w:sz w:val="24"/>
          <w:szCs w:val="24"/>
          <w:highlight w:val="yellow"/>
          <w:rPrChange w:id="6" w:author="Deborah J Lucas" w:date="2026-09-07T07:56:00Z" w16du:dateUtc="2026-09-07T11:56:00Z">
            <w:rPr>
              <w:rFonts w:ascii="Times New Roman" w:hAnsi="Times New Roman" w:cs="Times New Roman"/>
              <w:sz w:val="24"/>
              <w:szCs w:val="24"/>
            </w:rPr>
          </w:rPrChange>
        </w:rPr>
        <w:t>most</w:t>
      </w:r>
      <w:r w:rsidR="002E5CF6">
        <w:rPr>
          <w:rFonts w:ascii="Times New Roman" w:hAnsi="Times New Roman" w:cs="Times New Roman"/>
          <w:sz w:val="24"/>
          <w:szCs w:val="24"/>
        </w:rPr>
        <w:t xml:space="preserve"> recent</w:t>
      </w:r>
      <w:r w:rsidR="00A077C0">
        <w:rPr>
          <w:rFonts w:ascii="Times New Roman" w:hAnsi="Times New Roman" w:cs="Times New Roman"/>
          <w:sz w:val="24"/>
          <w:szCs w:val="24"/>
        </w:rPr>
        <w:t xml:space="preserve"> year </w:t>
      </w:r>
      <w:r w:rsidR="004A289A">
        <w:rPr>
          <w:rFonts w:ascii="Times New Roman" w:hAnsi="Times New Roman" w:cs="Times New Roman"/>
          <w:sz w:val="24"/>
          <w:szCs w:val="24"/>
        </w:rPr>
        <w:t>for which</w:t>
      </w:r>
      <w:r w:rsidR="002E5CF6">
        <w:rPr>
          <w:rFonts w:ascii="Times New Roman" w:hAnsi="Times New Roman" w:cs="Times New Roman"/>
          <w:sz w:val="24"/>
          <w:szCs w:val="24"/>
        </w:rPr>
        <w:t xml:space="preserve"> all plans report</w:t>
      </w:r>
      <w:r w:rsidR="00A077C0">
        <w:rPr>
          <w:rFonts w:ascii="Times New Roman" w:hAnsi="Times New Roman" w:cs="Times New Roman"/>
          <w:sz w:val="24"/>
          <w:szCs w:val="24"/>
        </w:rPr>
        <w:t xml:space="preserve"> data. </w:t>
      </w:r>
    </w:p>
    <w:p w14:paraId="6C72141B" w14:textId="44846010" w:rsidR="00196186" w:rsidRDefault="006765B7" w:rsidP="00FB3CD1">
      <w:pPr>
        <w:spacing w:line="288" w:lineRule="auto"/>
        <w:rPr>
          <w:rFonts w:ascii="Times New Roman" w:hAnsi="Times New Roman" w:cs="Times New Roman"/>
          <w:sz w:val="24"/>
          <w:szCs w:val="24"/>
        </w:rPr>
      </w:pPr>
      <w:r>
        <w:rPr>
          <w:rFonts w:ascii="Times New Roman" w:hAnsi="Times New Roman" w:cs="Times New Roman"/>
          <w:sz w:val="24"/>
          <w:szCs w:val="24"/>
        </w:rPr>
        <w:t>The</w:t>
      </w:r>
      <w:r w:rsidR="00FB08E5">
        <w:rPr>
          <w:rFonts w:ascii="Times New Roman" w:hAnsi="Times New Roman" w:cs="Times New Roman"/>
          <w:sz w:val="24"/>
          <w:szCs w:val="24"/>
        </w:rPr>
        <w:t xml:space="preserve"> model</w:t>
      </w:r>
      <w:r>
        <w:rPr>
          <w:rFonts w:ascii="Times New Roman" w:hAnsi="Times New Roman" w:cs="Times New Roman"/>
          <w:sz w:val="24"/>
          <w:szCs w:val="24"/>
        </w:rPr>
        <w:t xml:space="preserve"> is used to</w:t>
      </w:r>
      <w:r w:rsidR="00FB08E5">
        <w:rPr>
          <w:rFonts w:ascii="Times New Roman" w:hAnsi="Times New Roman" w:cs="Times New Roman"/>
          <w:sz w:val="24"/>
          <w:szCs w:val="24"/>
        </w:rPr>
        <w:t xml:space="preserve"> as</w:t>
      </w:r>
      <w:r w:rsidR="00196186" w:rsidRPr="00196186">
        <w:rPr>
          <w:rFonts w:ascii="Times New Roman" w:hAnsi="Times New Roman" w:cs="Times New Roman"/>
          <w:sz w:val="24"/>
          <w:szCs w:val="24"/>
        </w:rPr>
        <w:t xml:space="preserve"> a tool to analyze, on a plan-by-plan basis, how policy choices such as the risk-return profile of invested assets, contribution rates, vesting rules</w:t>
      </w:r>
      <w:r w:rsidR="00C63968">
        <w:rPr>
          <w:rFonts w:ascii="Times New Roman" w:hAnsi="Times New Roman" w:cs="Times New Roman"/>
          <w:sz w:val="24"/>
          <w:szCs w:val="24"/>
        </w:rPr>
        <w:t xml:space="preserve"> and </w:t>
      </w:r>
      <w:r w:rsidR="00460146">
        <w:rPr>
          <w:rFonts w:ascii="Times New Roman" w:hAnsi="Times New Roman" w:cs="Times New Roman"/>
          <w:sz w:val="24"/>
          <w:szCs w:val="24"/>
        </w:rPr>
        <w:t>replacement rates for hypothetical new tiers affect the likelihood of distress in future years and the projected path of funding ratios</w:t>
      </w:r>
      <w:r w:rsidR="00196186" w:rsidRPr="00196186">
        <w:rPr>
          <w:rFonts w:ascii="Times New Roman" w:hAnsi="Times New Roman" w:cs="Times New Roman"/>
          <w:sz w:val="24"/>
          <w:szCs w:val="24"/>
        </w:rPr>
        <w:t xml:space="preserve">. </w:t>
      </w:r>
      <w:r w:rsidR="00CF12CB">
        <w:rPr>
          <w:rFonts w:ascii="Times New Roman" w:hAnsi="Times New Roman" w:cs="Times New Roman"/>
          <w:sz w:val="24"/>
          <w:szCs w:val="24"/>
        </w:rPr>
        <w:t>Those sensitivities</w:t>
      </w:r>
      <w:r w:rsidR="00CE7960">
        <w:rPr>
          <w:rFonts w:ascii="Times New Roman" w:hAnsi="Times New Roman" w:cs="Times New Roman"/>
          <w:sz w:val="24"/>
          <w:szCs w:val="24"/>
        </w:rPr>
        <w:t xml:space="preserve"> to policy choices</w:t>
      </w:r>
      <w:r w:rsidR="00CF12CB">
        <w:rPr>
          <w:rFonts w:ascii="Times New Roman" w:hAnsi="Times New Roman" w:cs="Times New Roman"/>
          <w:sz w:val="24"/>
          <w:szCs w:val="24"/>
        </w:rPr>
        <w:t xml:space="preserve"> are examined for hypotheticals </w:t>
      </w:r>
      <w:r w:rsidR="00CE7960">
        <w:rPr>
          <w:rFonts w:ascii="Times New Roman" w:hAnsi="Times New Roman" w:cs="Times New Roman"/>
          <w:sz w:val="24"/>
          <w:szCs w:val="24"/>
        </w:rPr>
        <w:t xml:space="preserve">that illustrate the efficacy of different reform strategies, and also to assess </w:t>
      </w:r>
      <w:r w:rsidR="00F34190">
        <w:rPr>
          <w:rFonts w:ascii="Times New Roman" w:hAnsi="Times New Roman" w:cs="Times New Roman"/>
          <w:sz w:val="24"/>
          <w:szCs w:val="24"/>
        </w:rPr>
        <w:t>to what extent</w:t>
      </w:r>
      <w:r w:rsidR="00460146">
        <w:rPr>
          <w:rFonts w:ascii="Times New Roman" w:hAnsi="Times New Roman" w:cs="Times New Roman"/>
          <w:sz w:val="24"/>
          <w:szCs w:val="24"/>
        </w:rPr>
        <w:t xml:space="preserve"> the</w:t>
      </w:r>
      <w:r w:rsidR="00CE7960">
        <w:rPr>
          <w:rFonts w:ascii="Times New Roman" w:hAnsi="Times New Roman" w:cs="Times New Roman"/>
          <w:sz w:val="24"/>
          <w:szCs w:val="24"/>
        </w:rPr>
        <w:t xml:space="preserve"> actual changes that have been put in place by individual plans</w:t>
      </w:r>
      <w:r w:rsidR="0061245C">
        <w:rPr>
          <w:rFonts w:ascii="Times New Roman" w:hAnsi="Times New Roman" w:cs="Times New Roman"/>
          <w:sz w:val="24"/>
          <w:szCs w:val="24"/>
        </w:rPr>
        <w:t xml:space="preserve"> </w:t>
      </w:r>
      <w:r w:rsidR="0061245C" w:rsidRPr="007929E8">
        <w:rPr>
          <w:rFonts w:ascii="Times New Roman" w:hAnsi="Times New Roman" w:cs="Times New Roman"/>
          <w:sz w:val="24"/>
          <w:szCs w:val="24"/>
          <w:highlight w:val="yellow"/>
          <w:rPrChange w:id="7" w:author="Deborah J Lucas" w:date="2026-09-07T07:56:00Z" w16du:dateUtc="2026-09-07T11:56:00Z">
            <w:rPr>
              <w:rFonts w:ascii="Times New Roman" w:hAnsi="Times New Roman" w:cs="Times New Roman"/>
              <w:sz w:val="24"/>
              <w:szCs w:val="24"/>
            </w:rPr>
          </w:rPrChange>
        </w:rPr>
        <w:t>between 2017 and 2021</w:t>
      </w:r>
      <w:r w:rsidR="00460146" w:rsidRPr="007929E8">
        <w:rPr>
          <w:rFonts w:ascii="Times New Roman" w:hAnsi="Times New Roman" w:cs="Times New Roman"/>
          <w:sz w:val="24"/>
          <w:szCs w:val="24"/>
          <w:highlight w:val="yellow"/>
          <w:rPrChange w:id="8" w:author="Deborah J Lucas" w:date="2026-09-07T07:56:00Z" w16du:dateUtc="2026-09-07T11:56:00Z">
            <w:rPr>
              <w:rFonts w:ascii="Times New Roman" w:hAnsi="Times New Roman" w:cs="Times New Roman"/>
              <w:sz w:val="24"/>
              <w:szCs w:val="24"/>
            </w:rPr>
          </w:rPrChange>
        </w:rPr>
        <w:t xml:space="preserve"> </w:t>
      </w:r>
      <w:r w:rsidR="00F34190" w:rsidRPr="007929E8">
        <w:rPr>
          <w:rFonts w:ascii="Times New Roman" w:hAnsi="Times New Roman" w:cs="Times New Roman"/>
          <w:sz w:val="24"/>
          <w:szCs w:val="24"/>
          <w:highlight w:val="yellow"/>
          <w:rPrChange w:id="9" w:author="Deborah J Lucas" w:date="2026-09-07T07:56:00Z" w16du:dateUtc="2026-09-07T11:56:00Z">
            <w:rPr>
              <w:rFonts w:ascii="Times New Roman" w:hAnsi="Times New Roman" w:cs="Times New Roman"/>
              <w:sz w:val="24"/>
              <w:szCs w:val="24"/>
            </w:rPr>
          </w:rPrChange>
        </w:rPr>
        <w:t>have</w:t>
      </w:r>
      <w:r w:rsidR="00460146">
        <w:rPr>
          <w:rFonts w:ascii="Times New Roman" w:hAnsi="Times New Roman" w:cs="Times New Roman"/>
          <w:sz w:val="24"/>
          <w:szCs w:val="24"/>
        </w:rPr>
        <w:t xml:space="preserve"> reduce</w:t>
      </w:r>
      <w:r w:rsidR="00F34190">
        <w:rPr>
          <w:rFonts w:ascii="Times New Roman" w:hAnsi="Times New Roman" w:cs="Times New Roman"/>
          <w:sz w:val="24"/>
          <w:szCs w:val="24"/>
        </w:rPr>
        <w:t>d</w:t>
      </w:r>
      <w:r w:rsidR="00460146">
        <w:rPr>
          <w:rFonts w:ascii="Times New Roman" w:hAnsi="Times New Roman" w:cs="Times New Roman"/>
          <w:sz w:val="24"/>
          <w:szCs w:val="24"/>
        </w:rPr>
        <w:t xml:space="preserve"> the likelihood of distress</w:t>
      </w:r>
      <w:r w:rsidR="00F34190">
        <w:rPr>
          <w:rFonts w:ascii="Times New Roman" w:hAnsi="Times New Roman" w:cs="Times New Roman"/>
          <w:sz w:val="24"/>
          <w:szCs w:val="24"/>
        </w:rPr>
        <w:t xml:space="preserve"> in individual plans</w:t>
      </w:r>
      <w:r w:rsidR="00CE7960">
        <w:rPr>
          <w:rFonts w:ascii="Times New Roman" w:hAnsi="Times New Roman" w:cs="Times New Roman"/>
          <w:sz w:val="24"/>
          <w:szCs w:val="24"/>
        </w:rPr>
        <w:t>.</w:t>
      </w:r>
      <w:r w:rsidR="00F34190">
        <w:rPr>
          <w:rFonts w:ascii="Times New Roman" w:hAnsi="Times New Roman" w:cs="Times New Roman"/>
          <w:sz w:val="24"/>
          <w:szCs w:val="24"/>
        </w:rPr>
        <w:t xml:space="preserve"> We also explore t</w:t>
      </w:r>
      <w:r w:rsidR="0061245C">
        <w:rPr>
          <w:rFonts w:ascii="Times New Roman" w:hAnsi="Times New Roman" w:cs="Times New Roman"/>
          <w:sz w:val="24"/>
          <w:szCs w:val="24"/>
        </w:rPr>
        <w:t>he</w:t>
      </w:r>
      <w:r w:rsidR="00196186" w:rsidRPr="00196186">
        <w:rPr>
          <w:rFonts w:ascii="Times New Roman" w:hAnsi="Times New Roman" w:cs="Times New Roman"/>
          <w:sz w:val="24"/>
          <w:szCs w:val="24"/>
        </w:rPr>
        <w:t xml:space="preserve"> effects of </w:t>
      </w:r>
      <w:r w:rsidR="00F34190">
        <w:rPr>
          <w:rFonts w:ascii="Times New Roman" w:hAnsi="Times New Roman" w:cs="Times New Roman"/>
          <w:sz w:val="24"/>
          <w:szCs w:val="24"/>
        </w:rPr>
        <w:t xml:space="preserve">alternative assumptions about </w:t>
      </w:r>
      <w:r w:rsidR="00CE7960">
        <w:rPr>
          <w:rFonts w:ascii="Times New Roman" w:hAnsi="Times New Roman" w:cs="Times New Roman"/>
          <w:sz w:val="24"/>
          <w:szCs w:val="24"/>
        </w:rPr>
        <w:t>uncertain</w:t>
      </w:r>
      <w:r w:rsidR="00196186" w:rsidRPr="00196186">
        <w:rPr>
          <w:rFonts w:ascii="Times New Roman" w:hAnsi="Times New Roman" w:cs="Times New Roman"/>
          <w:sz w:val="24"/>
          <w:szCs w:val="24"/>
        </w:rPr>
        <w:t xml:space="preserve"> economic and demographic </w:t>
      </w:r>
      <w:r w:rsidR="00CE7960">
        <w:rPr>
          <w:rFonts w:ascii="Times New Roman" w:hAnsi="Times New Roman" w:cs="Times New Roman"/>
          <w:sz w:val="24"/>
          <w:szCs w:val="24"/>
        </w:rPr>
        <w:t>outcomes</w:t>
      </w:r>
      <w:r w:rsidR="00F34190">
        <w:rPr>
          <w:rFonts w:ascii="Times New Roman" w:hAnsi="Times New Roman" w:cs="Times New Roman"/>
          <w:sz w:val="24"/>
          <w:szCs w:val="24"/>
        </w:rPr>
        <w:t xml:space="preserve"> </w:t>
      </w:r>
      <w:r w:rsidR="00196186" w:rsidRPr="00196186">
        <w:rPr>
          <w:rFonts w:ascii="Times New Roman" w:hAnsi="Times New Roman" w:cs="Times New Roman"/>
          <w:sz w:val="24"/>
          <w:szCs w:val="24"/>
        </w:rPr>
        <w:t>such as population growth, longevity</w:t>
      </w:r>
      <w:r w:rsidR="00F34190">
        <w:rPr>
          <w:rFonts w:ascii="Times New Roman" w:hAnsi="Times New Roman" w:cs="Times New Roman"/>
          <w:sz w:val="24"/>
          <w:szCs w:val="24"/>
        </w:rPr>
        <w:t>, inflation</w:t>
      </w:r>
      <w:r w:rsidR="00196186" w:rsidRPr="00196186">
        <w:rPr>
          <w:rFonts w:ascii="Times New Roman" w:hAnsi="Times New Roman" w:cs="Times New Roman"/>
          <w:sz w:val="24"/>
          <w:szCs w:val="24"/>
        </w:rPr>
        <w:t xml:space="preserve"> and </w:t>
      </w:r>
      <w:r w:rsidR="00F34190">
        <w:rPr>
          <w:rFonts w:ascii="Times New Roman" w:hAnsi="Times New Roman" w:cs="Times New Roman"/>
          <w:sz w:val="24"/>
          <w:szCs w:val="24"/>
        </w:rPr>
        <w:t xml:space="preserve">real </w:t>
      </w:r>
      <w:r w:rsidR="00196186" w:rsidRPr="00196186">
        <w:rPr>
          <w:rFonts w:ascii="Times New Roman" w:hAnsi="Times New Roman" w:cs="Times New Roman"/>
          <w:sz w:val="24"/>
          <w:szCs w:val="24"/>
        </w:rPr>
        <w:t>wage growt</w:t>
      </w:r>
      <w:r w:rsidR="00F34190">
        <w:rPr>
          <w:rFonts w:ascii="Times New Roman" w:hAnsi="Times New Roman" w:cs="Times New Roman"/>
          <w:sz w:val="24"/>
          <w:szCs w:val="24"/>
        </w:rPr>
        <w:t>h and</w:t>
      </w:r>
      <w:r w:rsidR="00196186" w:rsidRPr="00196186">
        <w:rPr>
          <w:rFonts w:ascii="Times New Roman" w:hAnsi="Times New Roman" w:cs="Times New Roman"/>
          <w:sz w:val="24"/>
          <w:szCs w:val="24"/>
        </w:rPr>
        <w:t xml:space="preserve"> the</w:t>
      </w:r>
      <w:r w:rsidR="00F34190">
        <w:rPr>
          <w:rFonts w:ascii="Times New Roman" w:hAnsi="Times New Roman" w:cs="Times New Roman"/>
          <w:sz w:val="24"/>
          <w:szCs w:val="24"/>
        </w:rPr>
        <w:t>ir</w:t>
      </w:r>
      <w:r w:rsidR="00196186" w:rsidRPr="00196186">
        <w:rPr>
          <w:rFonts w:ascii="Times New Roman" w:hAnsi="Times New Roman" w:cs="Times New Roman"/>
          <w:sz w:val="24"/>
          <w:szCs w:val="24"/>
        </w:rPr>
        <w:t xml:space="preserve"> interactions with plan policy choices. To </w:t>
      </w:r>
      <w:r w:rsidR="00003BE9">
        <w:rPr>
          <w:rFonts w:ascii="Times New Roman" w:hAnsi="Times New Roman" w:cs="Times New Roman"/>
          <w:sz w:val="24"/>
          <w:szCs w:val="24"/>
        </w:rPr>
        <w:t>address the question of</w:t>
      </w:r>
      <w:r w:rsidR="00196186" w:rsidRPr="00196186">
        <w:rPr>
          <w:rFonts w:ascii="Times New Roman" w:hAnsi="Times New Roman" w:cs="Times New Roman"/>
          <w:sz w:val="24"/>
          <w:szCs w:val="24"/>
        </w:rPr>
        <w:t xml:space="preserve"> whether public pension plans </w:t>
      </w:r>
      <w:r w:rsidR="00003BE9">
        <w:rPr>
          <w:rFonts w:ascii="Times New Roman" w:hAnsi="Times New Roman" w:cs="Times New Roman"/>
          <w:sz w:val="24"/>
          <w:szCs w:val="24"/>
        </w:rPr>
        <w:t xml:space="preserve">could </w:t>
      </w:r>
      <w:r w:rsidR="00196186" w:rsidRPr="00196186">
        <w:rPr>
          <w:rFonts w:ascii="Times New Roman" w:hAnsi="Times New Roman" w:cs="Times New Roman"/>
          <w:sz w:val="24"/>
          <w:szCs w:val="24"/>
        </w:rPr>
        <w:t>be</w:t>
      </w:r>
      <w:del w:id="10" w:author="Deborah J Lucas" w:date="2026-09-07T07:57:00Z" w16du:dateUtc="2026-09-07T11:57:00Z">
        <w:r w:rsidR="00196186" w:rsidRPr="00196186" w:rsidDel="007929E8">
          <w:rPr>
            <w:rFonts w:ascii="Times New Roman" w:hAnsi="Times New Roman" w:cs="Times New Roman"/>
            <w:sz w:val="24"/>
            <w:szCs w:val="24"/>
          </w:rPr>
          <w:delText>come</w:delText>
        </w:r>
      </w:del>
      <w:r w:rsidR="00196186" w:rsidRPr="00196186">
        <w:rPr>
          <w:rFonts w:ascii="Times New Roman" w:hAnsi="Times New Roman" w:cs="Times New Roman"/>
          <w:sz w:val="24"/>
          <w:szCs w:val="24"/>
        </w:rPr>
        <w:t xml:space="preserve"> a source of systemic risk, we </w:t>
      </w:r>
      <w:r w:rsidR="00F34190">
        <w:rPr>
          <w:rFonts w:ascii="Times New Roman" w:hAnsi="Times New Roman" w:cs="Times New Roman"/>
          <w:sz w:val="24"/>
          <w:szCs w:val="24"/>
        </w:rPr>
        <w:t>consider the effect of a large common shock from a stock market crash on the likelihood of simultaneous distress in multiple plans</w:t>
      </w:r>
      <w:ins w:id="11" w:author="Deborah J Lucas" w:date="2026-09-07T07:57:00Z" w16du:dateUtc="2026-09-07T11:57:00Z">
        <w:r w:rsidR="007929E8">
          <w:rPr>
            <w:rFonts w:ascii="Times New Roman" w:hAnsi="Times New Roman" w:cs="Times New Roman"/>
            <w:sz w:val="24"/>
            <w:szCs w:val="24"/>
          </w:rPr>
          <w:t>, both</w:t>
        </w:r>
      </w:ins>
      <w:r w:rsidR="00FB08E5">
        <w:rPr>
          <w:rFonts w:ascii="Times New Roman" w:hAnsi="Times New Roman" w:cs="Times New Roman"/>
          <w:sz w:val="24"/>
          <w:szCs w:val="24"/>
        </w:rPr>
        <w:t xml:space="preserve"> in the near term and over longer horizons</w:t>
      </w:r>
      <w:r w:rsidR="00196186" w:rsidRPr="00196186">
        <w:rPr>
          <w:rFonts w:ascii="Times New Roman" w:hAnsi="Times New Roman" w:cs="Times New Roman"/>
          <w:sz w:val="24"/>
          <w:szCs w:val="24"/>
        </w:rPr>
        <w:t>.</w:t>
      </w:r>
    </w:p>
    <w:p w14:paraId="1A907208" w14:textId="00A1A946" w:rsidR="004028CF" w:rsidRDefault="00F772A8" w:rsidP="00FB3CD1">
      <w:pPr>
        <w:spacing w:line="288" w:lineRule="auto"/>
        <w:rPr>
          <w:rFonts w:ascii="Times New Roman" w:hAnsi="Times New Roman" w:cs="Times New Roman"/>
          <w:sz w:val="24"/>
          <w:szCs w:val="24"/>
        </w:rPr>
      </w:pPr>
      <w:r>
        <w:rPr>
          <w:rFonts w:ascii="Times New Roman" w:hAnsi="Times New Roman" w:cs="Times New Roman"/>
          <w:sz w:val="24"/>
          <w:szCs w:val="24"/>
        </w:rPr>
        <w:t xml:space="preserve">Highlights of main </w:t>
      </w:r>
      <w:r w:rsidR="00A674BA">
        <w:rPr>
          <w:rFonts w:ascii="Times New Roman" w:hAnsi="Times New Roman" w:cs="Times New Roman"/>
          <w:sz w:val="24"/>
          <w:szCs w:val="24"/>
        </w:rPr>
        <w:t xml:space="preserve">experiments and </w:t>
      </w:r>
      <w:r>
        <w:rPr>
          <w:rFonts w:ascii="Times New Roman" w:hAnsi="Times New Roman" w:cs="Times New Roman"/>
          <w:sz w:val="24"/>
          <w:szCs w:val="24"/>
        </w:rPr>
        <w:t>findings &lt;TBA&gt;</w:t>
      </w:r>
      <w:r w:rsidR="002E5CF6" w:rsidRPr="002E5CF6">
        <w:t xml:space="preserve"> </w:t>
      </w:r>
      <w:r w:rsidR="002E5CF6">
        <w:rPr>
          <w:rFonts w:ascii="Times New Roman" w:hAnsi="Times New Roman" w:cs="Times New Roman"/>
          <w:sz w:val="24"/>
          <w:szCs w:val="24"/>
        </w:rPr>
        <w:t>As anticipated, o</w:t>
      </w:r>
      <w:r w:rsidR="002E5CF6" w:rsidRPr="002E5CF6">
        <w:rPr>
          <w:rFonts w:ascii="Times New Roman" w:hAnsi="Times New Roman" w:cs="Times New Roman"/>
          <w:sz w:val="24"/>
          <w:szCs w:val="24"/>
        </w:rPr>
        <w:t>utcomes are found to be sensitive to the process assumed for stochastic investment returns and investment policies, uncertain economic and demographic realizations, and changes to plan policies</w:t>
      </w:r>
      <w:r w:rsidR="002E5CF6">
        <w:rPr>
          <w:rFonts w:ascii="Times New Roman" w:hAnsi="Times New Roman" w:cs="Times New Roman"/>
          <w:sz w:val="24"/>
          <w:szCs w:val="24"/>
        </w:rPr>
        <w:t>….</w:t>
      </w:r>
    </w:p>
    <w:p w14:paraId="44C3C750" w14:textId="1BF73222" w:rsidR="007F50ED" w:rsidRDefault="00233AAE" w:rsidP="00FB3CD1">
      <w:pPr>
        <w:spacing w:line="288" w:lineRule="auto"/>
        <w:rPr>
          <w:rFonts w:ascii="Times New Roman" w:hAnsi="Times New Roman" w:cs="Times New Roman"/>
          <w:sz w:val="24"/>
          <w:szCs w:val="24"/>
        </w:rPr>
      </w:pPr>
      <w:r>
        <w:rPr>
          <w:rFonts w:ascii="Times New Roman" w:hAnsi="Times New Roman" w:cs="Times New Roman"/>
          <w:sz w:val="24"/>
          <w:szCs w:val="24"/>
        </w:rPr>
        <w:t>Relation to literature…</w:t>
      </w:r>
      <w:r w:rsidR="00BD1C94">
        <w:rPr>
          <w:rFonts w:ascii="Times New Roman" w:hAnsi="Times New Roman" w:cs="Times New Roman"/>
          <w:sz w:val="24"/>
          <w:szCs w:val="24"/>
        </w:rPr>
        <w:t>As far as we know, t</w:t>
      </w:r>
      <w:r>
        <w:rPr>
          <w:rFonts w:ascii="Times New Roman" w:hAnsi="Times New Roman" w:cs="Times New Roman"/>
          <w:sz w:val="24"/>
          <w:szCs w:val="24"/>
        </w:rPr>
        <w:t xml:space="preserve">his is the most comprehensive </w:t>
      </w:r>
      <w:r w:rsidR="00BD1C94">
        <w:rPr>
          <w:rFonts w:ascii="Times New Roman" w:hAnsi="Times New Roman" w:cs="Times New Roman"/>
          <w:sz w:val="24"/>
          <w:szCs w:val="24"/>
        </w:rPr>
        <w:t xml:space="preserve">stochastic </w:t>
      </w:r>
      <w:r>
        <w:rPr>
          <w:rFonts w:ascii="Times New Roman" w:hAnsi="Times New Roman" w:cs="Times New Roman"/>
          <w:sz w:val="24"/>
          <w:szCs w:val="24"/>
        </w:rPr>
        <w:t>analysis</w:t>
      </w:r>
      <w:r w:rsidR="00D23D62">
        <w:rPr>
          <w:rFonts w:ascii="Times New Roman" w:hAnsi="Times New Roman" w:cs="Times New Roman"/>
          <w:sz w:val="24"/>
          <w:szCs w:val="24"/>
        </w:rPr>
        <w:t xml:space="preserve"> </w:t>
      </w:r>
      <w:r w:rsidR="00BD1C94">
        <w:rPr>
          <w:rFonts w:ascii="Times New Roman" w:hAnsi="Times New Roman" w:cs="Times New Roman"/>
          <w:sz w:val="24"/>
          <w:szCs w:val="24"/>
        </w:rPr>
        <w:t xml:space="preserve">undertaken </w:t>
      </w:r>
      <w:r w:rsidR="00D23D62">
        <w:rPr>
          <w:rFonts w:ascii="Times New Roman" w:hAnsi="Times New Roman" w:cs="Times New Roman"/>
          <w:sz w:val="24"/>
          <w:szCs w:val="24"/>
        </w:rPr>
        <w:t>to date</w:t>
      </w:r>
      <w:r>
        <w:rPr>
          <w:rFonts w:ascii="Times New Roman" w:hAnsi="Times New Roman" w:cs="Times New Roman"/>
          <w:sz w:val="24"/>
          <w:szCs w:val="24"/>
        </w:rPr>
        <w:t xml:space="preserve"> of </w:t>
      </w:r>
      <w:r w:rsidR="00D23D62">
        <w:rPr>
          <w:rFonts w:ascii="Times New Roman" w:hAnsi="Times New Roman" w:cs="Times New Roman"/>
          <w:sz w:val="24"/>
          <w:szCs w:val="24"/>
        </w:rPr>
        <w:t xml:space="preserve">the </w:t>
      </w:r>
      <w:r>
        <w:rPr>
          <w:rFonts w:ascii="Times New Roman" w:hAnsi="Times New Roman" w:cs="Times New Roman"/>
          <w:sz w:val="24"/>
          <w:szCs w:val="24"/>
        </w:rPr>
        <w:t xml:space="preserve">sustainability of S&amp;L pension plans. </w:t>
      </w:r>
      <w:r w:rsidR="00003BE9">
        <w:rPr>
          <w:rFonts w:ascii="Times New Roman" w:hAnsi="Times New Roman" w:cs="Times New Roman"/>
          <w:sz w:val="24"/>
          <w:szCs w:val="24"/>
        </w:rPr>
        <w:t xml:space="preserve">Most </w:t>
      </w:r>
      <w:ins w:id="12" w:author="Deborah J Lucas" w:date="2026-09-07T07:57:00Z" w16du:dateUtc="2026-09-07T11:57:00Z">
        <w:r w:rsidR="007929E8">
          <w:rPr>
            <w:rFonts w:ascii="Times New Roman" w:hAnsi="Times New Roman" w:cs="Times New Roman"/>
            <w:sz w:val="24"/>
            <w:szCs w:val="24"/>
          </w:rPr>
          <w:t xml:space="preserve">closely related is </w:t>
        </w:r>
      </w:ins>
      <w:r>
        <w:rPr>
          <w:rFonts w:ascii="Times New Roman" w:hAnsi="Times New Roman" w:cs="Times New Roman"/>
          <w:sz w:val="24"/>
          <w:szCs w:val="24"/>
        </w:rPr>
        <w:t>Mennis, Banta and Draine (2018)</w:t>
      </w:r>
      <w:r w:rsidR="00BD1C94">
        <w:rPr>
          <w:rFonts w:ascii="Times New Roman" w:hAnsi="Times New Roman" w:cs="Times New Roman"/>
          <w:sz w:val="24"/>
          <w:szCs w:val="24"/>
        </w:rPr>
        <w:t xml:space="preserve"> </w:t>
      </w:r>
      <w:r w:rsidR="00FB08E5">
        <w:rPr>
          <w:rFonts w:ascii="Times New Roman" w:hAnsi="Times New Roman" w:cs="Times New Roman"/>
          <w:sz w:val="24"/>
          <w:szCs w:val="24"/>
        </w:rPr>
        <w:t xml:space="preserve">undertake a related analysis, </w:t>
      </w:r>
      <w:r>
        <w:rPr>
          <w:rFonts w:ascii="Times New Roman" w:hAnsi="Times New Roman" w:cs="Times New Roman"/>
          <w:sz w:val="24"/>
          <w:szCs w:val="24"/>
        </w:rPr>
        <w:t>stress test</w:t>
      </w:r>
      <w:r w:rsidR="00FB08E5">
        <w:rPr>
          <w:rFonts w:ascii="Times New Roman" w:hAnsi="Times New Roman" w:cs="Times New Roman"/>
          <w:sz w:val="24"/>
          <w:szCs w:val="24"/>
        </w:rPr>
        <w:t>ing</w:t>
      </w:r>
      <w:r>
        <w:rPr>
          <w:rFonts w:ascii="Times New Roman" w:hAnsi="Times New Roman" w:cs="Times New Roman"/>
          <w:sz w:val="24"/>
          <w:szCs w:val="24"/>
        </w:rPr>
        <w:t xml:space="preserve"> plans </w:t>
      </w:r>
      <w:r w:rsidR="00BD1C94">
        <w:rPr>
          <w:rFonts w:ascii="Times New Roman" w:hAnsi="Times New Roman" w:cs="Times New Roman"/>
          <w:sz w:val="24"/>
          <w:szCs w:val="24"/>
        </w:rPr>
        <w:t>for</w:t>
      </w:r>
      <w:r>
        <w:rPr>
          <w:rFonts w:ascii="Times New Roman" w:hAnsi="Times New Roman" w:cs="Times New Roman"/>
          <w:sz w:val="24"/>
          <w:szCs w:val="24"/>
        </w:rPr>
        <w:t xml:space="preserve"> 10 states</w:t>
      </w:r>
      <w:r w:rsidR="00003BE9">
        <w:rPr>
          <w:rFonts w:ascii="Times New Roman" w:hAnsi="Times New Roman" w:cs="Times New Roman"/>
          <w:sz w:val="24"/>
          <w:szCs w:val="24"/>
        </w:rPr>
        <w:t xml:space="preserve"> </w:t>
      </w:r>
      <w:r w:rsidR="00FB08E5">
        <w:rPr>
          <w:rFonts w:ascii="Times New Roman" w:hAnsi="Times New Roman" w:cs="Times New Roman"/>
          <w:sz w:val="24"/>
          <w:szCs w:val="24"/>
        </w:rPr>
        <w:t xml:space="preserve">and </w:t>
      </w:r>
      <w:r w:rsidR="00003BE9">
        <w:rPr>
          <w:rFonts w:ascii="Times New Roman" w:hAnsi="Times New Roman" w:cs="Times New Roman"/>
          <w:sz w:val="24"/>
          <w:szCs w:val="24"/>
        </w:rPr>
        <w:t>emphasizing</w:t>
      </w:r>
      <w:r w:rsidR="00D23D62">
        <w:rPr>
          <w:rFonts w:ascii="Times New Roman" w:hAnsi="Times New Roman" w:cs="Times New Roman"/>
          <w:sz w:val="24"/>
          <w:szCs w:val="24"/>
        </w:rPr>
        <w:t xml:space="preserve"> scenario analysis</w:t>
      </w:r>
      <w:r>
        <w:rPr>
          <w:rFonts w:ascii="Times New Roman" w:hAnsi="Times New Roman" w:cs="Times New Roman"/>
          <w:sz w:val="24"/>
          <w:szCs w:val="24"/>
        </w:rPr>
        <w:t xml:space="preserve">. As noted earlier, </w:t>
      </w:r>
      <w:r w:rsidR="00D23D62">
        <w:rPr>
          <w:rFonts w:ascii="Times New Roman" w:hAnsi="Times New Roman" w:cs="Times New Roman"/>
          <w:sz w:val="24"/>
          <w:szCs w:val="24"/>
        </w:rPr>
        <w:t>th</w:t>
      </w:r>
      <w:r w:rsidR="00BD1C94">
        <w:rPr>
          <w:rFonts w:ascii="Times New Roman" w:hAnsi="Times New Roman" w:cs="Times New Roman"/>
          <w:sz w:val="24"/>
          <w:szCs w:val="24"/>
        </w:rPr>
        <w:t>is</w:t>
      </w:r>
      <w:r w:rsidR="00D23D62">
        <w:rPr>
          <w:rFonts w:ascii="Times New Roman" w:hAnsi="Times New Roman" w:cs="Times New Roman"/>
          <w:sz w:val="24"/>
          <w:szCs w:val="24"/>
        </w:rPr>
        <w:t xml:space="preserve"> analysis</w:t>
      </w:r>
      <w:r>
        <w:rPr>
          <w:rFonts w:ascii="Times New Roman" w:hAnsi="Times New Roman" w:cs="Times New Roman"/>
          <w:sz w:val="24"/>
          <w:szCs w:val="24"/>
        </w:rPr>
        <w:t xml:space="preserve"> </w:t>
      </w:r>
      <w:r w:rsidR="00FB08E5">
        <w:rPr>
          <w:rFonts w:ascii="Times New Roman" w:hAnsi="Times New Roman" w:cs="Times New Roman"/>
          <w:sz w:val="24"/>
          <w:szCs w:val="24"/>
        </w:rPr>
        <w:t>uses the</w:t>
      </w:r>
      <w:r w:rsidR="00D23D62">
        <w:rPr>
          <w:rFonts w:ascii="Times New Roman" w:hAnsi="Times New Roman" w:cs="Times New Roman"/>
          <w:sz w:val="24"/>
          <w:szCs w:val="24"/>
        </w:rPr>
        <w:t xml:space="preserve"> data compiled by</w:t>
      </w:r>
      <w:r w:rsidR="007F50ED">
        <w:rPr>
          <w:rFonts w:ascii="Times New Roman" w:hAnsi="Times New Roman" w:cs="Times New Roman"/>
          <w:sz w:val="24"/>
          <w:szCs w:val="24"/>
        </w:rPr>
        <w:t xml:space="preserve"> Lenny et. al. (2021</w:t>
      </w:r>
      <w:r w:rsidR="0058458D">
        <w:rPr>
          <w:rFonts w:ascii="Times New Roman" w:hAnsi="Times New Roman" w:cs="Times New Roman"/>
          <w:sz w:val="24"/>
          <w:szCs w:val="24"/>
        </w:rPr>
        <w:t>)</w:t>
      </w:r>
      <w:r w:rsidR="00D23D62">
        <w:rPr>
          <w:rFonts w:ascii="Times New Roman" w:hAnsi="Times New Roman" w:cs="Times New Roman"/>
          <w:sz w:val="24"/>
          <w:szCs w:val="24"/>
        </w:rPr>
        <w:t>, and</w:t>
      </w:r>
      <w:r w:rsidR="00BD1C94" w:rsidRPr="00BD1C94">
        <w:t xml:space="preserve"> </w:t>
      </w:r>
      <w:r w:rsidR="00BD1C94">
        <w:rPr>
          <w:rFonts w:ascii="Times New Roman" w:hAnsi="Times New Roman" w:cs="Times New Roman"/>
          <w:sz w:val="24"/>
          <w:szCs w:val="24"/>
        </w:rPr>
        <w:t>follows</w:t>
      </w:r>
      <w:r w:rsidR="00D23D62">
        <w:rPr>
          <w:rFonts w:ascii="Times New Roman" w:hAnsi="Times New Roman" w:cs="Times New Roman"/>
          <w:sz w:val="24"/>
          <w:szCs w:val="24"/>
        </w:rPr>
        <w:t xml:space="preserve"> </w:t>
      </w:r>
      <w:r w:rsidR="00362870">
        <w:rPr>
          <w:rFonts w:ascii="Times New Roman" w:hAnsi="Times New Roman" w:cs="Times New Roman"/>
          <w:sz w:val="24"/>
          <w:szCs w:val="24"/>
        </w:rPr>
        <w:t>Lucas and Smith (20</w:t>
      </w:r>
      <w:r w:rsidR="00D23D62">
        <w:rPr>
          <w:rFonts w:ascii="Times New Roman" w:hAnsi="Times New Roman" w:cs="Times New Roman"/>
          <w:sz w:val="24"/>
          <w:szCs w:val="24"/>
        </w:rPr>
        <w:t>20</w:t>
      </w:r>
      <w:r w:rsidR="00362870">
        <w:rPr>
          <w:rFonts w:ascii="Times New Roman" w:hAnsi="Times New Roman" w:cs="Times New Roman"/>
          <w:sz w:val="24"/>
          <w:szCs w:val="24"/>
        </w:rPr>
        <w:t>)</w:t>
      </w:r>
      <w:r w:rsidR="00BD1C94">
        <w:rPr>
          <w:rFonts w:ascii="Times New Roman" w:hAnsi="Times New Roman" w:cs="Times New Roman"/>
          <w:sz w:val="24"/>
          <w:szCs w:val="24"/>
        </w:rPr>
        <w:t xml:space="preserve"> in its stochastic structure</w:t>
      </w:r>
      <w:r w:rsidR="00362870">
        <w:rPr>
          <w:rFonts w:ascii="Times New Roman" w:hAnsi="Times New Roman" w:cs="Times New Roman"/>
          <w:sz w:val="24"/>
          <w:szCs w:val="24"/>
        </w:rPr>
        <w:t xml:space="preserve">. </w:t>
      </w:r>
      <w:r w:rsidR="00BD1C94">
        <w:rPr>
          <w:rFonts w:ascii="Times New Roman" w:hAnsi="Times New Roman" w:cs="Times New Roman"/>
          <w:sz w:val="24"/>
          <w:szCs w:val="24"/>
        </w:rPr>
        <w:t xml:space="preserve">It </w:t>
      </w:r>
      <w:r w:rsidR="007F50ED">
        <w:rPr>
          <w:rFonts w:ascii="Times New Roman" w:hAnsi="Times New Roman" w:cs="Times New Roman"/>
          <w:sz w:val="24"/>
          <w:szCs w:val="24"/>
        </w:rPr>
        <w:t xml:space="preserve">contributes to the </w:t>
      </w:r>
      <w:r w:rsidR="007F50ED">
        <w:rPr>
          <w:rFonts w:ascii="Times New Roman" w:hAnsi="Times New Roman" w:cs="Times New Roman"/>
          <w:sz w:val="24"/>
          <w:szCs w:val="24"/>
        </w:rPr>
        <w:lastRenderedPageBreak/>
        <w:t>discussion of how aggressively</w:t>
      </w:r>
      <w:r w:rsidR="0058458D">
        <w:rPr>
          <w:rFonts w:ascii="Times New Roman" w:hAnsi="Times New Roman" w:cs="Times New Roman"/>
          <w:sz w:val="24"/>
          <w:szCs w:val="24"/>
        </w:rPr>
        <w:t xml:space="preserve"> policymakers should seek</w:t>
      </w:r>
      <w:r w:rsidR="007F50ED">
        <w:rPr>
          <w:rFonts w:ascii="Times New Roman" w:hAnsi="Times New Roman" w:cs="Times New Roman"/>
          <w:sz w:val="24"/>
          <w:szCs w:val="24"/>
        </w:rPr>
        <w:t xml:space="preserve"> to close funding gap</w:t>
      </w:r>
      <w:r w:rsidR="0058458D">
        <w:rPr>
          <w:rFonts w:ascii="Times New Roman" w:hAnsi="Times New Roman" w:cs="Times New Roman"/>
          <w:sz w:val="24"/>
          <w:szCs w:val="24"/>
        </w:rPr>
        <w:t>s</w:t>
      </w:r>
      <w:r w:rsidR="007F50ED">
        <w:rPr>
          <w:rFonts w:ascii="Times New Roman" w:hAnsi="Times New Roman" w:cs="Times New Roman"/>
          <w:sz w:val="24"/>
          <w:szCs w:val="24"/>
        </w:rPr>
        <w:t xml:space="preserve"> &lt;add </w:t>
      </w:r>
      <w:r w:rsidR="00BD1C94">
        <w:rPr>
          <w:rFonts w:ascii="Times New Roman" w:hAnsi="Times New Roman" w:cs="Times New Roman"/>
          <w:sz w:val="24"/>
          <w:szCs w:val="24"/>
        </w:rPr>
        <w:t xml:space="preserve">more </w:t>
      </w:r>
      <w:r w:rsidR="007F50ED">
        <w:rPr>
          <w:rFonts w:ascii="Times New Roman" w:hAnsi="Times New Roman" w:cs="Times New Roman"/>
          <w:sz w:val="24"/>
          <w:szCs w:val="24"/>
        </w:rPr>
        <w:t xml:space="preserve">citations like Alicia, Louise&gt;; the tradeoffs between safety and higher returns from alternative investment strategies &lt;citations, Bodie, L&amp;Z, etc.&gt;; the </w:t>
      </w:r>
      <w:r w:rsidR="0058458D">
        <w:rPr>
          <w:rFonts w:ascii="Times New Roman" w:hAnsi="Times New Roman" w:cs="Times New Roman"/>
          <w:sz w:val="24"/>
          <w:szCs w:val="24"/>
        </w:rPr>
        <w:t>risk to</w:t>
      </w:r>
      <w:r w:rsidR="007F50ED">
        <w:rPr>
          <w:rFonts w:ascii="Times New Roman" w:hAnsi="Times New Roman" w:cs="Times New Roman"/>
          <w:sz w:val="24"/>
          <w:szCs w:val="24"/>
        </w:rPr>
        <w:t xml:space="preserve"> future generations </w:t>
      </w:r>
      <w:r w:rsidR="0058458D">
        <w:rPr>
          <w:rFonts w:ascii="Times New Roman" w:hAnsi="Times New Roman" w:cs="Times New Roman"/>
          <w:sz w:val="24"/>
          <w:szCs w:val="24"/>
        </w:rPr>
        <w:t>of having to cover funding shortfalls</w:t>
      </w:r>
      <w:r w:rsidR="007F50ED">
        <w:rPr>
          <w:rFonts w:ascii="Times New Roman" w:hAnsi="Times New Roman" w:cs="Times New Roman"/>
          <w:sz w:val="24"/>
          <w:szCs w:val="24"/>
        </w:rPr>
        <w:t xml:space="preserve"> &lt;citations&gt;</w:t>
      </w:r>
      <w:r w:rsidR="00965B0E">
        <w:rPr>
          <w:rFonts w:ascii="Times New Roman" w:hAnsi="Times New Roman" w:cs="Times New Roman"/>
          <w:sz w:val="24"/>
          <w:szCs w:val="24"/>
        </w:rPr>
        <w:t>; and whether public pension plans are likely to be a source of systemic risk &lt;citations&gt;</w:t>
      </w:r>
      <w:r w:rsidR="007F50ED">
        <w:rPr>
          <w:rFonts w:ascii="Times New Roman" w:hAnsi="Times New Roman" w:cs="Times New Roman"/>
          <w:sz w:val="24"/>
          <w:szCs w:val="24"/>
        </w:rPr>
        <w:t xml:space="preserve">. </w:t>
      </w:r>
    </w:p>
    <w:p w14:paraId="4016E8A5" w14:textId="57B89E2C" w:rsidR="00D55CA6" w:rsidRDefault="00D55CA6" w:rsidP="00FB3CD1">
      <w:pPr>
        <w:spacing w:line="288" w:lineRule="auto"/>
        <w:rPr>
          <w:rFonts w:ascii="Times New Roman" w:hAnsi="Times New Roman" w:cs="Times New Roman"/>
          <w:sz w:val="24"/>
          <w:szCs w:val="24"/>
        </w:rPr>
      </w:pPr>
      <w:r>
        <w:rPr>
          <w:rFonts w:ascii="Times New Roman" w:hAnsi="Times New Roman" w:cs="Times New Roman"/>
          <w:sz w:val="24"/>
          <w:szCs w:val="24"/>
        </w:rPr>
        <w:t>The rest of th</w:t>
      </w:r>
      <w:r w:rsidR="00003BE9">
        <w:rPr>
          <w:rFonts w:ascii="Times New Roman" w:hAnsi="Times New Roman" w:cs="Times New Roman"/>
          <w:sz w:val="24"/>
          <w:szCs w:val="24"/>
        </w:rPr>
        <w:t>e</w:t>
      </w:r>
      <w:r>
        <w:rPr>
          <w:rFonts w:ascii="Times New Roman" w:hAnsi="Times New Roman" w:cs="Times New Roman"/>
          <w:sz w:val="24"/>
          <w:szCs w:val="24"/>
        </w:rPr>
        <w:t xml:space="preserve"> paper is organized as follows. Section 2 </w:t>
      </w:r>
      <w:r w:rsidR="00847372">
        <w:rPr>
          <w:rFonts w:ascii="Times New Roman" w:hAnsi="Times New Roman" w:cs="Times New Roman"/>
          <w:sz w:val="24"/>
          <w:szCs w:val="24"/>
        </w:rPr>
        <w:t>describes</w:t>
      </w:r>
      <w:r w:rsidR="00D23D62">
        <w:rPr>
          <w:rFonts w:ascii="Times New Roman" w:hAnsi="Times New Roman" w:cs="Times New Roman"/>
          <w:sz w:val="24"/>
          <w:szCs w:val="24"/>
        </w:rPr>
        <w:t xml:space="preserve"> the model</w:t>
      </w:r>
      <w:r w:rsidR="00847372">
        <w:rPr>
          <w:rFonts w:ascii="Times New Roman" w:hAnsi="Times New Roman" w:cs="Times New Roman"/>
          <w:sz w:val="24"/>
          <w:szCs w:val="24"/>
        </w:rPr>
        <w:t xml:space="preserve"> and the</w:t>
      </w:r>
      <w:r>
        <w:rPr>
          <w:rFonts w:ascii="Times New Roman" w:hAnsi="Times New Roman" w:cs="Times New Roman"/>
          <w:sz w:val="24"/>
          <w:szCs w:val="24"/>
        </w:rPr>
        <w:t xml:space="preserve"> data </w:t>
      </w:r>
      <w:r w:rsidR="00847372">
        <w:rPr>
          <w:rFonts w:ascii="Times New Roman" w:hAnsi="Times New Roman" w:cs="Times New Roman"/>
          <w:sz w:val="24"/>
          <w:szCs w:val="24"/>
        </w:rPr>
        <w:t xml:space="preserve">used to </w:t>
      </w:r>
      <w:r w:rsidR="00701554">
        <w:rPr>
          <w:rFonts w:ascii="Times New Roman" w:hAnsi="Times New Roman" w:cs="Times New Roman"/>
          <w:sz w:val="24"/>
          <w:szCs w:val="24"/>
        </w:rPr>
        <w:t>calibrat</w:t>
      </w:r>
      <w:r w:rsidR="00847372">
        <w:rPr>
          <w:rFonts w:ascii="Times New Roman" w:hAnsi="Times New Roman" w:cs="Times New Roman"/>
          <w:sz w:val="24"/>
          <w:szCs w:val="24"/>
        </w:rPr>
        <w:t>e it</w:t>
      </w:r>
      <w:r>
        <w:rPr>
          <w:rFonts w:ascii="Times New Roman" w:hAnsi="Times New Roman" w:cs="Times New Roman"/>
          <w:sz w:val="24"/>
          <w:szCs w:val="24"/>
        </w:rPr>
        <w:t>.</w:t>
      </w:r>
      <w:r w:rsidR="007533BB">
        <w:rPr>
          <w:rFonts w:ascii="Times New Roman" w:hAnsi="Times New Roman" w:cs="Times New Roman"/>
          <w:sz w:val="24"/>
          <w:szCs w:val="24"/>
        </w:rPr>
        <w:t xml:space="preserve"> Section </w:t>
      </w:r>
      <w:r w:rsidR="00D23D62">
        <w:rPr>
          <w:rFonts w:ascii="Times New Roman" w:hAnsi="Times New Roman" w:cs="Times New Roman"/>
          <w:sz w:val="24"/>
          <w:szCs w:val="24"/>
        </w:rPr>
        <w:t>3</w:t>
      </w:r>
      <w:r w:rsidR="007533BB">
        <w:rPr>
          <w:rFonts w:ascii="Times New Roman" w:hAnsi="Times New Roman" w:cs="Times New Roman"/>
          <w:sz w:val="24"/>
          <w:szCs w:val="24"/>
        </w:rPr>
        <w:t xml:space="preserve"> summarizes the results</w:t>
      </w:r>
      <w:r w:rsidR="00C65CD5">
        <w:rPr>
          <w:rFonts w:ascii="Times New Roman" w:hAnsi="Times New Roman" w:cs="Times New Roman"/>
          <w:sz w:val="24"/>
          <w:szCs w:val="24"/>
        </w:rPr>
        <w:t xml:space="preserve"> </w:t>
      </w:r>
      <w:r w:rsidR="00701554">
        <w:rPr>
          <w:rFonts w:ascii="Times New Roman" w:hAnsi="Times New Roman" w:cs="Times New Roman"/>
          <w:sz w:val="24"/>
          <w:szCs w:val="24"/>
        </w:rPr>
        <w:t xml:space="preserve">on sustainability </w:t>
      </w:r>
      <w:r w:rsidR="00C65CD5">
        <w:rPr>
          <w:rFonts w:ascii="Times New Roman" w:hAnsi="Times New Roman" w:cs="Times New Roman"/>
          <w:sz w:val="24"/>
          <w:szCs w:val="24"/>
        </w:rPr>
        <w:t xml:space="preserve">when plans follow status quo policies, and </w:t>
      </w:r>
      <w:r w:rsidR="003810AA">
        <w:rPr>
          <w:rFonts w:ascii="Times New Roman" w:hAnsi="Times New Roman" w:cs="Times New Roman"/>
          <w:sz w:val="24"/>
          <w:szCs w:val="24"/>
        </w:rPr>
        <w:t xml:space="preserve">illustrates </w:t>
      </w:r>
      <w:r w:rsidR="00003BE9">
        <w:rPr>
          <w:rFonts w:ascii="Times New Roman" w:hAnsi="Times New Roman" w:cs="Times New Roman"/>
          <w:sz w:val="24"/>
          <w:szCs w:val="24"/>
        </w:rPr>
        <w:t>the</w:t>
      </w:r>
      <w:r w:rsidR="003810AA">
        <w:rPr>
          <w:rFonts w:ascii="Times New Roman" w:hAnsi="Times New Roman" w:cs="Times New Roman"/>
          <w:sz w:val="24"/>
          <w:szCs w:val="24"/>
        </w:rPr>
        <w:t xml:space="preserve"> results </w:t>
      </w:r>
      <w:r w:rsidR="00003BE9">
        <w:rPr>
          <w:rFonts w:ascii="Times New Roman" w:hAnsi="Times New Roman" w:cs="Times New Roman"/>
          <w:sz w:val="24"/>
          <w:szCs w:val="24"/>
        </w:rPr>
        <w:t>of</w:t>
      </w:r>
      <w:r w:rsidR="003810AA">
        <w:rPr>
          <w:rFonts w:ascii="Times New Roman" w:hAnsi="Times New Roman" w:cs="Times New Roman"/>
          <w:sz w:val="24"/>
          <w:szCs w:val="24"/>
        </w:rPr>
        <w:t xml:space="preserve"> a</w:t>
      </w:r>
      <w:r w:rsidR="00C65CD5">
        <w:rPr>
          <w:rFonts w:ascii="Times New Roman" w:hAnsi="Times New Roman" w:cs="Times New Roman"/>
          <w:sz w:val="24"/>
          <w:szCs w:val="24"/>
        </w:rPr>
        <w:t xml:space="preserve"> variety of policy experiments</w:t>
      </w:r>
      <w:r w:rsidR="007533BB">
        <w:rPr>
          <w:rFonts w:ascii="Times New Roman" w:hAnsi="Times New Roman" w:cs="Times New Roman"/>
          <w:sz w:val="24"/>
          <w:szCs w:val="24"/>
        </w:rPr>
        <w:t xml:space="preserve">. Section </w:t>
      </w:r>
      <w:r w:rsidR="00D23D62">
        <w:rPr>
          <w:rFonts w:ascii="Times New Roman" w:hAnsi="Times New Roman" w:cs="Times New Roman"/>
          <w:sz w:val="24"/>
          <w:szCs w:val="24"/>
        </w:rPr>
        <w:t>4</w:t>
      </w:r>
      <w:r w:rsidR="007533BB">
        <w:rPr>
          <w:rFonts w:ascii="Times New Roman" w:hAnsi="Times New Roman" w:cs="Times New Roman"/>
          <w:sz w:val="24"/>
          <w:szCs w:val="24"/>
        </w:rPr>
        <w:t xml:space="preserve"> concludes. </w:t>
      </w:r>
      <w:r w:rsidR="00C65CD5">
        <w:rPr>
          <w:rFonts w:ascii="Times New Roman" w:hAnsi="Times New Roman" w:cs="Times New Roman"/>
          <w:sz w:val="24"/>
          <w:szCs w:val="24"/>
        </w:rPr>
        <w:t>The a</w:t>
      </w:r>
      <w:r w:rsidR="007533BB">
        <w:rPr>
          <w:rFonts w:ascii="Times New Roman" w:hAnsi="Times New Roman" w:cs="Times New Roman"/>
          <w:sz w:val="24"/>
          <w:szCs w:val="24"/>
        </w:rPr>
        <w:t xml:space="preserve">ppendices </w:t>
      </w:r>
      <w:r w:rsidR="00C65CD5">
        <w:rPr>
          <w:rFonts w:ascii="Times New Roman" w:hAnsi="Times New Roman" w:cs="Times New Roman"/>
          <w:sz w:val="24"/>
          <w:szCs w:val="24"/>
        </w:rPr>
        <w:t>provide</w:t>
      </w:r>
      <w:r w:rsidR="00701554">
        <w:rPr>
          <w:rFonts w:ascii="Times New Roman" w:hAnsi="Times New Roman" w:cs="Times New Roman"/>
          <w:sz w:val="24"/>
          <w:szCs w:val="24"/>
        </w:rPr>
        <w:t xml:space="preserve"> additional information </w:t>
      </w:r>
      <w:r w:rsidR="00847372">
        <w:rPr>
          <w:rFonts w:ascii="Times New Roman" w:hAnsi="Times New Roman" w:cs="Times New Roman"/>
          <w:sz w:val="24"/>
          <w:szCs w:val="24"/>
        </w:rPr>
        <w:t>on the prospects of selected</w:t>
      </w:r>
      <w:r w:rsidR="00D23D62">
        <w:rPr>
          <w:rFonts w:ascii="Times New Roman" w:hAnsi="Times New Roman" w:cs="Times New Roman"/>
          <w:sz w:val="24"/>
          <w:szCs w:val="24"/>
        </w:rPr>
        <w:t xml:space="preserve"> </w:t>
      </w:r>
      <w:r w:rsidR="00FE03B5">
        <w:rPr>
          <w:rFonts w:ascii="Times New Roman" w:hAnsi="Times New Roman" w:cs="Times New Roman"/>
          <w:sz w:val="24"/>
          <w:szCs w:val="24"/>
        </w:rPr>
        <w:t>individual plan</w:t>
      </w:r>
      <w:r w:rsidR="00D23D62">
        <w:rPr>
          <w:rFonts w:ascii="Times New Roman" w:hAnsi="Times New Roman" w:cs="Times New Roman"/>
          <w:sz w:val="24"/>
          <w:szCs w:val="24"/>
        </w:rPr>
        <w:t>s</w:t>
      </w:r>
      <w:r w:rsidR="007533BB">
        <w:rPr>
          <w:rFonts w:ascii="Times New Roman" w:hAnsi="Times New Roman" w:cs="Times New Roman"/>
          <w:sz w:val="24"/>
          <w:szCs w:val="24"/>
        </w:rPr>
        <w:t>.</w:t>
      </w:r>
      <w:r>
        <w:rPr>
          <w:rFonts w:ascii="Times New Roman" w:hAnsi="Times New Roman" w:cs="Times New Roman"/>
          <w:sz w:val="24"/>
          <w:szCs w:val="24"/>
        </w:rPr>
        <w:t xml:space="preserve"> </w:t>
      </w:r>
    </w:p>
    <w:p w14:paraId="6EF68D01" w14:textId="1E653426" w:rsidR="00BB61C5" w:rsidRDefault="00BB61C5" w:rsidP="00FB3CD1">
      <w:pPr>
        <w:spacing w:line="288" w:lineRule="auto"/>
        <w:rPr>
          <w:rFonts w:ascii="Times New Roman" w:hAnsi="Times New Roman" w:cs="Times New Roman"/>
          <w:sz w:val="24"/>
          <w:szCs w:val="24"/>
        </w:rPr>
      </w:pPr>
      <w:r>
        <w:rPr>
          <w:rFonts w:ascii="Times New Roman" w:hAnsi="Times New Roman" w:cs="Times New Roman"/>
          <w:sz w:val="24"/>
          <w:szCs w:val="24"/>
        </w:rPr>
        <w:t>2. The Model</w:t>
      </w:r>
    </w:p>
    <w:p w14:paraId="06AF3B7B" w14:textId="272530CE" w:rsidR="00847372" w:rsidRDefault="00D80904" w:rsidP="00FB3CD1">
      <w:pPr>
        <w:spacing w:line="288" w:lineRule="auto"/>
        <w:rPr>
          <w:rFonts w:ascii="Times New Roman" w:hAnsi="Times New Roman" w:cs="Times New Roman"/>
          <w:sz w:val="24"/>
          <w:szCs w:val="24"/>
        </w:rPr>
      </w:pPr>
      <w:r>
        <w:rPr>
          <w:rFonts w:ascii="Times New Roman" w:hAnsi="Times New Roman" w:cs="Times New Roman"/>
          <w:sz w:val="24"/>
          <w:szCs w:val="24"/>
        </w:rPr>
        <w:t>In this section we summarize the sequence of events in each simulation run of the Monte Carlo, describe the sources and categories of data used to calibrate the model, and the baseline macroeconomic and other assumptions that are taken to be common across plans.</w:t>
      </w:r>
    </w:p>
    <w:p w14:paraId="65096F63" w14:textId="7CD807C6" w:rsidR="00847372" w:rsidRDefault="00847372" w:rsidP="00FB3CD1">
      <w:pPr>
        <w:spacing w:line="288" w:lineRule="auto"/>
        <w:rPr>
          <w:rFonts w:ascii="Times New Roman" w:hAnsi="Times New Roman" w:cs="Times New Roman"/>
          <w:sz w:val="24"/>
          <w:szCs w:val="24"/>
        </w:rPr>
      </w:pPr>
      <w:r>
        <w:rPr>
          <w:rFonts w:ascii="Times New Roman" w:hAnsi="Times New Roman" w:cs="Times New Roman"/>
          <w:sz w:val="24"/>
          <w:szCs w:val="24"/>
        </w:rPr>
        <w:t>Sequence of events</w:t>
      </w:r>
      <w:r w:rsidR="00FB08E5">
        <w:rPr>
          <w:rFonts w:ascii="Times New Roman" w:hAnsi="Times New Roman" w:cs="Times New Roman"/>
          <w:sz w:val="24"/>
          <w:szCs w:val="24"/>
        </w:rPr>
        <w:t xml:space="preserve"> </w:t>
      </w:r>
    </w:p>
    <w:p w14:paraId="68CF5D8A" w14:textId="3D3C328C" w:rsidR="00FB08E5" w:rsidRDefault="00847372" w:rsidP="00FB3CD1">
      <w:pPr>
        <w:spacing w:line="288" w:lineRule="auto"/>
        <w:rPr>
          <w:rFonts w:ascii="Times New Roman" w:hAnsi="Times New Roman" w:cs="Times New Roman"/>
          <w:sz w:val="24"/>
          <w:szCs w:val="24"/>
        </w:rPr>
      </w:pPr>
      <w:r>
        <w:rPr>
          <w:rFonts w:ascii="Times New Roman" w:hAnsi="Times New Roman" w:cs="Times New Roman"/>
          <w:sz w:val="24"/>
          <w:szCs w:val="24"/>
        </w:rPr>
        <w:t xml:space="preserve">At the start of each </w:t>
      </w:r>
      <w:r w:rsidR="00FB08E5">
        <w:rPr>
          <w:rFonts w:ascii="Times New Roman" w:hAnsi="Times New Roman" w:cs="Times New Roman"/>
          <w:sz w:val="24"/>
          <w:szCs w:val="24"/>
        </w:rPr>
        <w:t>simulation run, all variables are initialized at observed or imputed values in the chosen base year</w:t>
      </w:r>
      <w:r w:rsidR="00D80904">
        <w:rPr>
          <w:rFonts w:ascii="Times New Roman" w:hAnsi="Times New Roman" w:cs="Times New Roman"/>
          <w:sz w:val="24"/>
          <w:szCs w:val="24"/>
        </w:rPr>
        <w:t>, either 2017 or 2021</w:t>
      </w:r>
      <w:r w:rsidR="00FB08E5">
        <w:rPr>
          <w:rFonts w:ascii="Times New Roman" w:hAnsi="Times New Roman" w:cs="Times New Roman"/>
          <w:sz w:val="24"/>
          <w:szCs w:val="24"/>
        </w:rPr>
        <w:t xml:space="preserve">. </w:t>
      </w:r>
      <w:r w:rsidR="00D80904">
        <w:rPr>
          <w:rFonts w:ascii="Times New Roman" w:hAnsi="Times New Roman" w:cs="Times New Roman"/>
          <w:sz w:val="24"/>
          <w:szCs w:val="24"/>
        </w:rPr>
        <w:t>L</w:t>
      </w:r>
      <w:r w:rsidR="00FB08E5">
        <w:rPr>
          <w:rFonts w:ascii="Times New Roman" w:hAnsi="Times New Roman" w:cs="Times New Roman"/>
          <w:sz w:val="24"/>
          <w:szCs w:val="24"/>
        </w:rPr>
        <w:t>iabilities and benefit payments</w:t>
      </w:r>
      <w:r w:rsidR="00D80904">
        <w:rPr>
          <w:rFonts w:ascii="Times New Roman" w:hAnsi="Times New Roman" w:cs="Times New Roman"/>
          <w:sz w:val="24"/>
          <w:szCs w:val="24"/>
        </w:rPr>
        <w:t xml:space="preserve"> </w:t>
      </w:r>
      <w:r w:rsidR="00E74C3E">
        <w:rPr>
          <w:rFonts w:ascii="Times New Roman" w:hAnsi="Times New Roman" w:cs="Times New Roman"/>
          <w:sz w:val="24"/>
          <w:szCs w:val="24"/>
        </w:rPr>
        <w:t>are projected year-by-year</w:t>
      </w:r>
      <w:r w:rsidR="00D80904">
        <w:rPr>
          <w:rFonts w:ascii="Times New Roman" w:hAnsi="Times New Roman" w:cs="Times New Roman"/>
          <w:sz w:val="24"/>
          <w:szCs w:val="24"/>
        </w:rPr>
        <w:t xml:space="preserve"> based on the rules governing the</w:t>
      </w:r>
      <w:r w:rsidR="00E74C3E">
        <w:rPr>
          <w:rFonts w:ascii="Times New Roman" w:hAnsi="Times New Roman" w:cs="Times New Roman"/>
          <w:sz w:val="24"/>
          <w:szCs w:val="24"/>
        </w:rPr>
        <w:t xml:space="preserve"> deterministic evolution of the</w:t>
      </w:r>
      <w:r w:rsidR="00FB08E5">
        <w:rPr>
          <w:rFonts w:ascii="Times New Roman" w:hAnsi="Times New Roman" w:cs="Times New Roman"/>
          <w:sz w:val="24"/>
          <w:szCs w:val="24"/>
        </w:rPr>
        <w:t xml:space="preserve"> inputs that drive them. Asset holdings are also updated annually, starting with holdings at the beginning of the year, subtracting current-year benefit payments, adding current-year contributions, and adjusting for the stochastic return on plan investments.  </w:t>
      </w:r>
    </w:p>
    <w:p w14:paraId="3A3BA015" w14:textId="53D8EF35" w:rsidR="00FB08E5" w:rsidRDefault="00FB08E5" w:rsidP="00FB3CD1">
      <w:pPr>
        <w:spacing w:line="288" w:lineRule="auto"/>
        <w:rPr>
          <w:rFonts w:ascii="Times New Roman" w:hAnsi="Times New Roman" w:cs="Times New Roman"/>
          <w:sz w:val="24"/>
          <w:szCs w:val="24"/>
        </w:rPr>
      </w:pPr>
      <w:r>
        <w:rPr>
          <w:rFonts w:ascii="Times New Roman" w:hAnsi="Times New Roman" w:cs="Times New Roman"/>
          <w:sz w:val="24"/>
          <w:szCs w:val="24"/>
        </w:rPr>
        <w:t xml:space="preserve">The drivers of liabilities and benefit payments are assumed to be deterministic for several reasons. Although there is uncertainty about </w:t>
      </w:r>
      <w:r w:rsidR="00592B56">
        <w:rPr>
          <w:rFonts w:ascii="Times New Roman" w:hAnsi="Times New Roman" w:cs="Times New Roman"/>
          <w:sz w:val="24"/>
          <w:szCs w:val="24"/>
        </w:rPr>
        <w:t>critical parameters</w:t>
      </w:r>
      <w:r>
        <w:rPr>
          <w:rFonts w:ascii="Times New Roman" w:hAnsi="Times New Roman" w:cs="Times New Roman"/>
          <w:sz w:val="24"/>
          <w:szCs w:val="24"/>
        </w:rPr>
        <w:t xml:space="preserve"> such as the growth rate of the workforce, retirement rates, inflation, and life expectancy, year-</w:t>
      </w:r>
      <w:r w:rsidR="00E74C3E">
        <w:rPr>
          <w:rFonts w:ascii="Times New Roman" w:hAnsi="Times New Roman" w:cs="Times New Roman"/>
          <w:sz w:val="24"/>
          <w:szCs w:val="24"/>
        </w:rPr>
        <w:t>to</w:t>
      </w:r>
      <w:r>
        <w:rPr>
          <w:rFonts w:ascii="Times New Roman" w:hAnsi="Times New Roman" w:cs="Times New Roman"/>
          <w:sz w:val="24"/>
          <w:szCs w:val="24"/>
        </w:rPr>
        <w:t xml:space="preserve">-year </w:t>
      </w:r>
      <w:r w:rsidR="00E74C3E">
        <w:rPr>
          <w:rFonts w:ascii="Times New Roman" w:hAnsi="Times New Roman" w:cs="Times New Roman"/>
          <w:sz w:val="24"/>
          <w:szCs w:val="24"/>
        </w:rPr>
        <w:t>variations</w:t>
      </w:r>
      <w:r>
        <w:rPr>
          <w:rFonts w:ascii="Times New Roman" w:hAnsi="Times New Roman" w:cs="Times New Roman"/>
          <w:sz w:val="24"/>
          <w:szCs w:val="24"/>
        </w:rPr>
        <w:t xml:space="preserve"> in those factors </w:t>
      </w:r>
      <w:r w:rsidR="00E74C3E">
        <w:rPr>
          <w:rFonts w:ascii="Times New Roman" w:hAnsi="Times New Roman" w:cs="Times New Roman"/>
          <w:sz w:val="24"/>
          <w:szCs w:val="24"/>
        </w:rPr>
        <w:t>are</w:t>
      </w:r>
      <w:r>
        <w:rPr>
          <w:rFonts w:ascii="Times New Roman" w:hAnsi="Times New Roman" w:cs="Times New Roman"/>
          <w:sz w:val="24"/>
          <w:szCs w:val="24"/>
        </w:rPr>
        <w:t xml:space="preserve"> less important to the results than </w:t>
      </w:r>
      <w:r w:rsidR="00E74C3E">
        <w:rPr>
          <w:rFonts w:ascii="Times New Roman" w:hAnsi="Times New Roman" w:cs="Times New Roman"/>
          <w:sz w:val="24"/>
          <w:szCs w:val="24"/>
        </w:rPr>
        <w:t>are more permanent deviations from the baseline assumptions</w:t>
      </w:r>
      <w:r>
        <w:rPr>
          <w:rFonts w:ascii="Times New Roman" w:hAnsi="Times New Roman" w:cs="Times New Roman"/>
          <w:sz w:val="24"/>
          <w:szCs w:val="24"/>
        </w:rPr>
        <w:t xml:space="preserve">. </w:t>
      </w:r>
      <w:r w:rsidR="00E74C3E">
        <w:rPr>
          <w:rFonts w:ascii="Times New Roman" w:hAnsi="Times New Roman" w:cs="Times New Roman"/>
          <w:sz w:val="24"/>
          <w:szCs w:val="24"/>
        </w:rPr>
        <w:t>Hence i</w:t>
      </w:r>
      <w:r>
        <w:rPr>
          <w:rFonts w:ascii="Times New Roman" w:hAnsi="Times New Roman" w:cs="Times New Roman"/>
          <w:sz w:val="24"/>
          <w:szCs w:val="24"/>
        </w:rPr>
        <w:t xml:space="preserve">t is more informative to take those uncertainties into account through scenario </w:t>
      </w:r>
      <w:r w:rsidR="00592B56">
        <w:rPr>
          <w:rFonts w:ascii="Times New Roman" w:hAnsi="Times New Roman" w:cs="Times New Roman"/>
          <w:sz w:val="24"/>
          <w:szCs w:val="24"/>
        </w:rPr>
        <w:t xml:space="preserve">or sensitivity </w:t>
      </w:r>
      <w:r>
        <w:rPr>
          <w:rFonts w:ascii="Times New Roman" w:hAnsi="Times New Roman" w:cs="Times New Roman"/>
          <w:sz w:val="24"/>
          <w:szCs w:val="24"/>
        </w:rPr>
        <w:t xml:space="preserve">analysis (e.g., inflation permanent at 3 percent rather than 2 percent) than to introduce stochastic variation in each year. </w:t>
      </w:r>
      <w:r w:rsidR="00E74C3E">
        <w:rPr>
          <w:rFonts w:ascii="Times New Roman" w:hAnsi="Times New Roman" w:cs="Times New Roman"/>
          <w:sz w:val="24"/>
          <w:szCs w:val="24"/>
        </w:rPr>
        <w:t xml:space="preserve">Considering alternative scenarios rather than </w:t>
      </w:r>
      <w:r w:rsidR="00592B56">
        <w:rPr>
          <w:rFonts w:ascii="Times New Roman" w:hAnsi="Times New Roman" w:cs="Times New Roman"/>
          <w:sz w:val="24"/>
          <w:szCs w:val="24"/>
        </w:rPr>
        <w:t xml:space="preserve">making more </w:t>
      </w:r>
      <w:r w:rsidR="00E74C3E">
        <w:rPr>
          <w:rFonts w:ascii="Times New Roman" w:hAnsi="Times New Roman" w:cs="Times New Roman"/>
          <w:sz w:val="24"/>
          <w:szCs w:val="24"/>
        </w:rPr>
        <w:t>variables</w:t>
      </w:r>
      <w:r w:rsidR="00592B56">
        <w:rPr>
          <w:rFonts w:ascii="Times New Roman" w:hAnsi="Times New Roman" w:cs="Times New Roman"/>
          <w:sz w:val="24"/>
          <w:szCs w:val="24"/>
        </w:rPr>
        <w:t xml:space="preserve"> stochastic</w:t>
      </w:r>
      <w:r w:rsidR="00E74C3E">
        <w:rPr>
          <w:rFonts w:ascii="Times New Roman" w:hAnsi="Times New Roman" w:cs="Times New Roman"/>
          <w:sz w:val="24"/>
          <w:szCs w:val="24"/>
        </w:rPr>
        <w:t xml:space="preserve"> also has the benefit of </w:t>
      </w:r>
      <w:r>
        <w:rPr>
          <w:rFonts w:ascii="Times New Roman" w:hAnsi="Times New Roman" w:cs="Times New Roman"/>
          <w:sz w:val="24"/>
          <w:szCs w:val="24"/>
        </w:rPr>
        <w:t xml:space="preserve">greatly reduced computation time. </w:t>
      </w:r>
    </w:p>
    <w:p w14:paraId="57A083B7" w14:textId="557FD231" w:rsidR="00592B56" w:rsidRDefault="00592B56" w:rsidP="00FB3CD1">
      <w:pPr>
        <w:spacing w:line="288" w:lineRule="auto"/>
        <w:rPr>
          <w:rFonts w:ascii="Times New Roman" w:hAnsi="Times New Roman" w:cs="Times New Roman"/>
          <w:sz w:val="24"/>
          <w:szCs w:val="24"/>
        </w:rPr>
      </w:pPr>
      <w:r>
        <w:rPr>
          <w:rFonts w:ascii="Times New Roman" w:hAnsi="Times New Roman" w:cs="Times New Roman"/>
          <w:sz w:val="24"/>
          <w:szCs w:val="24"/>
        </w:rPr>
        <w:t>STOP READING HERE!</w:t>
      </w:r>
    </w:p>
    <w:p w14:paraId="0082C5F2" w14:textId="77777777" w:rsidR="00592B56" w:rsidRDefault="00592B56" w:rsidP="00FB3CD1">
      <w:pPr>
        <w:spacing w:line="288" w:lineRule="auto"/>
        <w:rPr>
          <w:rFonts w:ascii="Times New Roman" w:hAnsi="Times New Roman" w:cs="Times New Roman"/>
          <w:sz w:val="24"/>
          <w:szCs w:val="24"/>
        </w:rPr>
      </w:pPr>
    </w:p>
    <w:p w14:paraId="20E85048" w14:textId="43E9EF01" w:rsidR="0038516C" w:rsidRDefault="00FB08E5" w:rsidP="00FB3CD1">
      <w:pPr>
        <w:spacing w:line="288" w:lineRule="auto"/>
        <w:rPr>
          <w:rFonts w:ascii="Times New Roman" w:hAnsi="Times New Roman" w:cs="Times New Roman"/>
          <w:sz w:val="24"/>
          <w:szCs w:val="24"/>
        </w:rPr>
      </w:pPr>
      <w:proofErr w:type="gramStart"/>
      <w:r>
        <w:rPr>
          <w:rFonts w:ascii="Times New Roman" w:hAnsi="Times New Roman" w:cs="Times New Roman"/>
          <w:sz w:val="24"/>
          <w:szCs w:val="24"/>
        </w:rPr>
        <w:t xml:space="preserve">are </w:t>
      </w:r>
      <w:r w:rsidR="00B772A1">
        <w:rPr>
          <w:rFonts w:ascii="Times New Roman" w:hAnsi="Times New Roman" w:cs="Times New Roman"/>
          <w:sz w:val="24"/>
          <w:szCs w:val="24"/>
        </w:rPr>
        <w:t>We</w:t>
      </w:r>
      <w:proofErr w:type="gramEnd"/>
      <w:r w:rsidR="00B772A1">
        <w:rPr>
          <w:rFonts w:ascii="Times New Roman" w:hAnsi="Times New Roman" w:cs="Times New Roman"/>
          <w:sz w:val="24"/>
          <w:szCs w:val="24"/>
        </w:rPr>
        <w:t xml:space="preserve"> begin with an overview of</w:t>
      </w:r>
      <w:r w:rsidR="0062494E">
        <w:rPr>
          <w:rFonts w:ascii="Times New Roman" w:hAnsi="Times New Roman" w:cs="Times New Roman"/>
          <w:sz w:val="24"/>
          <w:szCs w:val="24"/>
        </w:rPr>
        <w:t xml:space="preserve"> the generic model used to project the evolution of pension plan </w:t>
      </w:r>
      <w:r w:rsidR="00554BBC">
        <w:rPr>
          <w:rFonts w:ascii="Times New Roman" w:hAnsi="Times New Roman" w:cs="Times New Roman"/>
          <w:sz w:val="24"/>
          <w:szCs w:val="24"/>
        </w:rPr>
        <w:t>l</w:t>
      </w:r>
      <w:r w:rsidR="0062494E">
        <w:rPr>
          <w:rFonts w:ascii="Times New Roman" w:hAnsi="Times New Roman" w:cs="Times New Roman"/>
          <w:sz w:val="24"/>
          <w:szCs w:val="24"/>
        </w:rPr>
        <w:t>iabilities</w:t>
      </w:r>
      <w:r w:rsidR="00554BBC">
        <w:rPr>
          <w:rFonts w:ascii="Times New Roman" w:hAnsi="Times New Roman" w:cs="Times New Roman"/>
          <w:sz w:val="24"/>
          <w:szCs w:val="24"/>
        </w:rPr>
        <w:t xml:space="preserve">, assets </w:t>
      </w:r>
      <w:r w:rsidR="0062494E">
        <w:rPr>
          <w:rFonts w:ascii="Times New Roman" w:hAnsi="Times New Roman" w:cs="Times New Roman"/>
          <w:sz w:val="24"/>
          <w:szCs w:val="24"/>
        </w:rPr>
        <w:t>and cash flows over a specified</w:t>
      </w:r>
      <w:r>
        <w:rPr>
          <w:rFonts w:ascii="Times New Roman" w:hAnsi="Times New Roman" w:cs="Times New Roman"/>
          <w:sz w:val="24"/>
          <w:szCs w:val="24"/>
        </w:rPr>
        <w:t xml:space="preserve"> time</w:t>
      </w:r>
      <w:r w:rsidR="0062494E">
        <w:rPr>
          <w:rFonts w:ascii="Times New Roman" w:hAnsi="Times New Roman" w:cs="Times New Roman"/>
          <w:sz w:val="24"/>
          <w:szCs w:val="24"/>
        </w:rPr>
        <w:t xml:space="preserve"> horizon</w:t>
      </w:r>
      <w:r w:rsidR="00B772A1">
        <w:rPr>
          <w:rFonts w:ascii="Times New Roman" w:hAnsi="Times New Roman" w:cs="Times New Roman"/>
          <w:sz w:val="24"/>
          <w:szCs w:val="24"/>
        </w:rPr>
        <w:t xml:space="preserve">. </w:t>
      </w:r>
      <w:r w:rsidR="00BE5CF3">
        <w:rPr>
          <w:rFonts w:ascii="Times New Roman" w:hAnsi="Times New Roman" w:cs="Times New Roman"/>
          <w:sz w:val="24"/>
          <w:szCs w:val="24"/>
        </w:rPr>
        <w:t>T</w:t>
      </w:r>
      <w:r w:rsidR="0038516C">
        <w:rPr>
          <w:rFonts w:ascii="Times New Roman" w:hAnsi="Times New Roman" w:cs="Times New Roman"/>
          <w:sz w:val="24"/>
          <w:szCs w:val="24"/>
        </w:rPr>
        <w:t>he economic assumptions that are taken to be common across plans</w:t>
      </w:r>
      <w:r w:rsidR="00BE5CF3">
        <w:rPr>
          <w:rFonts w:ascii="Times New Roman" w:hAnsi="Times New Roman" w:cs="Times New Roman"/>
          <w:sz w:val="24"/>
          <w:szCs w:val="24"/>
        </w:rPr>
        <w:t xml:space="preserve"> are also described</w:t>
      </w:r>
      <w:r w:rsidR="0038516C">
        <w:rPr>
          <w:rFonts w:ascii="Times New Roman" w:hAnsi="Times New Roman" w:cs="Times New Roman"/>
          <w:sz w:val="24"/>
          <w:szCs w:val="24"/>
        </w:rPr>
        <w:t>.</w:t>
      </w:r>
    </w:p>
    <w:p w14:paraId="3711C81A" w14:textId="14961D78" w:rsidR="00FE25C3" w:rsidRDefault="005B2F24" w:rsidP="00FB3CD1">
      <w:pPr>
        <w:spacing w:line="288" w:lineRule="auto"/>
        <w:rPr>
          <w:rFonts w:ascii="Times New Roman" w:hAnsi="Times New Roman" w:cs="Times New Roman"/>
          <w:sz w:val="24"/>
          <w:szCs w:val="24"/>
        </w:rPr>
      </w:pPr>
      <w:r>
        <w:rPr>
          <w:rFonts w:ascii="Times New Roman" w:hAnsi="Times New Roman" w:cs="Times New Roman"/>
          <w:sz w:val="24"/>
          <w:szCs w:val="24"/>
        </w:rPr>
        <w:lastRenderedPageBreak/>
        <w:t xml:space="preserve">Projecting liabilities over time requires </w:t>
      </w:r>
      <w:r w:rsidR="00D6101B">
        <w:rPr>
          <w:rFonts w:ascii="Times New Roman" w:hAnsi="Times New Roman" w:cs="Times New Roman"/>
          <w:sz w:val="24"/>
          <w:szCs w:val="24"/>
        </w:rPr>
        <w:t>estimating</w:t>
      </w:r>
      <w:r>
        <w:rPr>
          <w:rFonts w:ascii="Times New Roman" w:hAnsi="Times New Roman" w:cs="Times New Roman"/>
          <w:sz w:val="24"/>
          <w:szCs w:val="24"/>
        </w:rPr>
        <w:t xml:space="preserve"> benefit payouts in </w:t>
      </w:r>
      <w:r w:rsidR="00D6101B">
        <w:rPr>
          <w:rFonts w:ascii="Times New Roman" w:hAnsi="Times New Roman" w:cs="Times New Roman"/>
          <w:sz w:val="24"/>
          <w:szCs w:val="24"/>
        </w:rPr>
        <w:t>each</w:t>
      </w:r>
      <w:r>
        <w:rPr>
          <w:rFonts w:ascii="Times New Roman" w:hAnsi="Times New Roman" w:cs="Times New Roman"/>
          <w:sz w:val="24"/>
          <w:szCs w:val="24"/>
        </w:rPr>
        <w:t xml:space="preserve"> future year and discounting those obligations</w:t>
      </w:r>
      <w:r w:rsidR="00E33C19">
        <w:rPr>
          <w:rFonts w:ascii="Times New Roman" w:hAnsi="Times New Roman" w:cs="Times New Roman"/>
          <w:sz w:val="24"/>
          <w:szCs w:val="24"/>
        </w:rPr>
        <w:t xml:space="preserve"> to the present. To estimate annual payout obligations,</w:t>
      </w:r>
      <w:r w:rsidR="0038516C">
        <w:rPr>
          <w:rFonts w:ascii="Times New Roman" w:hAnsi="Times New Roman" w:cs="Times New Roman"/>
          <w:sz w:val="24"/>
          <w:szCs w:val="24"/>
        </w:rPr>
        <w:t xml:space="preserve"> t</w:t>
      </w:r>
      <w:r w:rsidR="00B772A1">
        <w:rPr>
          <w:rFonts w:ascii="Times New Roman" w:hAnsi="Times New Roman" w:cs="Times New Roman"/>
          <w:sz w:val="24"/>
          <w:szCs w:val="24"/>
        </w:rPr>
        <w:t xml:space="preserve">he model is initialized </w:t>
      </w:r>
      <w:r w:rsidR="0038516C">
        <w:rPr>
          <w:rFonts w:ascii="Times New Roman" w:hAnsi="Times New Roman" w:cs="Times New Roman"/>
          <w:sz w:val="24"/>
          <w:szCs w:val="24"/>
        </w:rPr>
        <w:t>with</w:t>
      </w:r>
      <w:r w:rsidR="00B772A1">
        <w:rPr>
          <w:rFonts w:ascii="Times New Roman" w:hAnsi="Times New Roman" w:cs="Times New Roman"/>
          <w:sz w:val="24"/>
          <w:szCs w:val="24"/>
        </w:rPr>
        <w:t xml:space="preserve"> plan-specific information</w:t>
      </w:r>
      <w:r w:rsidR="00E33C19">
        <w:rPr>
          <w:rFonts w:ascii="Times New Roman" w:hAnsi="Times New Roman" w:cs="Times New Roman"/>
          <w:sz w:val="24"/>
          <w:szCs w:val="24"/>
        </w:rPr>
        <w:t>,</w:t>
      </w:r>
      <w:r w:rsidR="00FE25C3">
        <w:rPr>
          <w:rFonts w:ascii="Times New Roman" w:hAnsi="Times New Roman" w:cs="Times New Roman"/>
          <w:sz w:val="24"/>
          <w:szCs w:val="24"/>
        </w:rPr>
        <w:t xml:space="preserve"> </w:t>
      </w:r>
      <w:r w:rsidR="001E4E9B">
        <w:rPr>
          <w:rFonts w:ascii="Times New Roman" w:hAnsi="Times New Roman" w:cs="Times New Roman"/>
          <w:sz w:val="24"/>
          <w:szCs w:val="24"/>
        </w:rPr>
        <w:t>as of</w:t>
      </w:r>
      <w:r w:rsidR="00FE25C3">
        <w:rPr>
          <w:rFonts w:ascii="Times New Roman" w:hAnsi="Times New Roman" w:cs="Times New Roman"/>
          <w:sz w:val="24"/>
          <w:szCs w:val="24"/>
        </w:rPr>
        <w:t xml:space="preserve"> the starting year</w:t>
      </w:r>
      <w:r w:rsidR="00554BBC">
        <w:rPr>
          <w:rFonts w:ascii="Times New Roman" w:hAnsi="Times New Roman" w:cs="Times New Roman"/>
          <w:sz w:val="24"/>
          <w:szCs w:val="24"/>
        </w:rPr>
        <w:t xml:space="preserve"> </w:t>
      </w:r>
      <w:r w:rsidR="001E4E9B">
        <w:rPr>
          <w:rFonts w:ascii="Times New Roman" w:hAnsi="Times New Roman" w:cs="Times New Roman"/>
          <w:sz w:val="24"/>
          <w:szCs w:val="24"/>
        </w:rPr>
        <w:t xml:space="preserve">of the simulation </w:t>
      </w:r>
      <w:r w:rsidR="00FE25C3">
        <w:rPr>
          <w:rFonts w:ascii="Times New Roman" w:hAnsi="Times New Roman" w:cs="Times New Roman"/>
          <w:sz w:val="24"/>
          <w:szCs w:val="24"/>
        </w:rPr>
        <w:t>(</w:t>
      </w:r>
      <w:r w:rsidR="00554BBC">
        <w:rPr>
          <w:rFonts w:ascii="Times New Roman" w:hAnsi="Times New Roman" w:cs="Times New Roman"/>
          <w:sz w:val="24"/>
          <w:szCs w:val="24"/>
        </w:rPr>
        <w:t>either 2017 or 2021</w:t>
      </w:r>
      <w:r w:rsidR="00BE5CF3">
        <w:rPr>
          <w:rFonts w:ascii="Times New Roman" w:hAnsi="Times New Roman" w:cs="Times New Roman"/>
          <w:sz w:val="24"/>
          <w:szCs w:val="24"/>
        </w:rPr>
        <w:t>)</w:t>
      </w:r>
      <w:r w:rsidR="00554BBC">
        <w:rPr>
          <w:rFonts w:ascii="Times New Roman" w:hAnsi="Times New Roman" w:cs="Times New Roman"/>
          <w:sz w:val="24"/>
          <w:szCs w:val="24"/>
        </w:rPr>
        <w:t>, augmented with standardized imputations when plan-specific data is not reported</w:t>
      </w:r>
      <w:r w:rsidR="0038516C">
        <w:rPr>
          <w:rFonts w:ascii="Times New Roman" w:hAnsi="Times New Roman" w:cs="Times New Roman"/>
          <w:sz w:val="24"/>
          <w:szCs w:val="24"/>
        </w:rPr>
        <w:t xml:space="preserve"> or appears unreliable</w:t>
      </w:r>
      <w:r w:rsidR="00554BBC">
        <w:rPr>
          <w:rFonts w:ascii="Times New Roman" w:hAnsi="Times New Roman" w:cs="Times New Roman"/>
          <w:sz w:val="24"/>
          <w:szCs w:val="24"/>
        </w:rPr>
        <w:t>.</w:t>
      </w:r>
      <w:r w:rsidR="00554BBC">
        <w:rPr>
          <w:rStyle w:val="FootnoteReference"/>
          <w:rFonts w:ascii="Times New Roman" w:hAnsi="Times New Roman" w:cs="Times New Roman"/>
          <w:sz w:val="24"/>
          <w:szCs w:val="24"/>
        </w:rPr>
        <w:footnoteReference w:id="4"/>
      </w:r>
      <w:r w:rsidR="00554BBC">
        <w:rPr>
          <w:rFonts w:ascii="Times New Roman" w:hAnsi="Times New Roman" w:cs="Times New Roman"/>
          <w:sz w:val="24"/>
          <w:szCs w:val="24"/>
        </w:rPr>
        <w:t xml:space="preserve"> On the liability side, that information includes age-service matrices</w:t>
      </w:r>
      <w:r w:rsidR="00BE5CF3">
        <w:rPr>
          <w:rFonts w:ascii="Times New Roman" w:hAnsi="Times New Roman" w:cs="Times New Roman"/>
          <w:sz w:val="24"/>
          <w:szCs w:val="24"/>
        </w:rPr>
        <w:t>;</w:t>
      </w:r>
      <w:r w:rsidR="00554BBC">
        <w:rPr>
          <w:rFonts w:ascii="Times New Roman" w:hAnsi="Times New Roman" w:cs="Times New Roman"/>
          <w:sz w:val="24"/>
          <w:szCs w:val="24"/>
        </w:rPr>
        <w:t xml:space="preserve"> counts of active, inactive and retired workers</w:t>
      </w:r>
      <w:r w:rsidR="0038516C">
        <w:rPr>
          <w:rFonts w:ascii="Times New Roman" w:hAnsi="Times New Roman" w:cs="Times New Roman"/>
          <w:sz w:val="24"/>
          <w:szCs w:val="24"/>
        </w:rPr>
        <w:t xml:space="preserve"> by age</w:t>
      </w:r>
      <w:r w:rsidR="00BE5CF3">
        <w:rPr>
          <w:rFonts w:ascii="Times New Roman" w:hAnsi="Times New Roman" w:cs="Times New Roman"/>
          <w:sz w:val="24"/>
          <w:szCs w:val="24"/>
        </w:rPr>
        <w:t>;</w:t>
      </w:r>
      <w:r w:rsidR="00554BBC">
        <w:rPr>
          <w:rFonts w:ascii="Times New Roman" w:hAnsi="Times New Roman" w:cs="Times New Roman"/>
          <w:sz w:val="24"/>
          <w:szCs w:val="24"/>
        </w:rPr>
        <w:t xml:space="preserve"> mortality</w:t>
      </w:r>
      <w:r w:rsidR="0038516C">
        <w:rPr>
          <w:rFonts w:ascii="Times New Roman" w:hAnsi="Times New Roman" w:cs="Times New Roman"/>
          <w:sz w:val="24"/>
          <w:szCs w:val="24"/>
        </w:rPr>
        <w:t xml:space="preserve"> rates</w:t>
      </w:r>
      <w:r w:rsidR="00BE5CF3">
        <w:rPr>
          <w:rFonts w:ascii="Times New Roman" w:hAnsi="Times New Roman" w:cs="Times New Roman"/>
          <w:sz w:val="24"/>
          <w:szCs w:val="24"/>
        </w:rPr>
        <w:t xml:space="preserve"> by age;</w:t>
      </w:r>
      <w:r w:rsidR="00554BBC">
        <w:rPr>
          <w:rFonts w:ascii="Times New Roman" w:hAnsi="Times New Roman" w:cs="Times New Roman"/>
          <w:sz w:val="24"/>
          <w:szCs w:val="24"/>
        </w:rPr>
        <w:t xml:space="preserve"> separation rates</w:t>
      </w:r>
      <w:r w:rsidR="00BE5CF3">
        <w:rPr>
          <w:rFonts w:ascii="Times New Roman" w:hAnsi="Times New Roman" w:cs="Times New Roman"/>
          <w:sz w:val="24"/>
          <w:szCs w:val="24"/>
        </w:rPr>
        <w:t xml:space="preserve"> by age;</w:t>
      </w:r>
      <w:r w:rsidR="00554BBC">
        <w:rPr>
          <w:rFonts w:ascii="Times New Roman" w:hAnsi="Times New Roman" w:cs="Times New Roman"/>
          <w:sz w:val="24"/>
          <w:szCs w:val="24"/>
        </w:rPr>
        <w:t xml:space="preserve"> </w:t>
      </w:r>
      <w:r w:rsidR="001E4E9B">
        <w:rPr>
          <w:rFonts w:ascii="Times New Roman" w:hAnsi="Times New Roman" w:cs="Times New Roman"/>
          <w:sz w:val="24"/>
          <w:szCs w:val="24"/>
        </w:rPr>
        <w:t xml:space="preserve">retirement rates by age; </w:t>
      </w:r>
      <w:r w:rsidR="0038516C">
        <w:rPr>
          <w:rFonts w:ascii="Times New Roman" w:hAnsi="Times New Roman" w:cs="Times New Roman"/>
          <w:sz w:val="24"/>
          <w:szCs w:val="24"/>
        </w:rPr>
        <w:t xml:space="preserve">vesting rules, </w:t>
      </w:r>
      <w:r w:rsidR="00FE25C3">
        <w:rPr>
          <w:rFonts w:ascii="Times New Roman" w:hAnsi="Times New Roman" w:cs="Times New Roman"/>
          <w:sz w:val="24"/>
          <w:szCs w:val="24"/>
        </w:rPr>
        <w:t>benefit accrual</w:t>
      </w:r>
      <w:r w:rsidR="00BE5CF3">
        <w:rPr>
          <w:rFonts w:ascii="Times New Roman" w:hAnsi="Times New Roman" w:cs="Times New Roman"/>
          <w:sz w:val="24"/>
          <w:szCs w:val="24"/>
        </w:rPr>
        <w:t xml:space="preserve"> rules</w:t>
      </w:r>
      <w:r w:rsidR="00FE25C3">
        <w:rPr>
          <w:rFonts w:ascii="Times New Roman" w:hAnsi="Times New Roman" w:cs="Times New Roman"/>
          <w:sz w:val="24"/>
          <w:szCs w:val="24"/>
        </w:rPr>
        <w:t xml:space="preserve">, </w:t>
      </w:r>
      <w:r w:rsidR="0038516C">
        <w:rPr>
          <w:rFonts w:ascii="Times New Roman" w:hAnsi="Times New Roman" w:cs="Times New Roman"/>
          <w:sz w:val="24"/>
          <w:szCs w:val="24"/>
        </w:rPr>
        <w:t xml:space="preserve">labor force growth rate, </w:t>
      </w:r>
      <w:r w:rsidR="00FE25C3">
        <w:rPr>
          <w:rFonts w:ascii="Times New Roman" w:hAnsi="Times New Roman" w:cs="Times New Roman"/>
          <w:sz w:val="24"/>
          <w:szCs w:val="24"/>
        </w:rPr>
        <w:t xml:space="preserve">age </w:t>
      </w:r>
      <w:r w:rsidR="0038516C">
        <w:rPr>
          <w:rFonts w:ascii="Times New Roman" w:hAnsi="Times New Roman" w:cs="Times New Roman"/>
          <w:sz w:val="24"/>
          <w:szCs w:val="24"/>
        </w:rPr>
        <w:t xml:space="preserve">distribution of new hires, </w:t>
      </w:r>
      <w:r w:rsidR="00554BBC">
        <w:rPr>
          <w:rFonts w:ascii="Times New Roman" w:hAnsi="Times New Roman" w:cs="Times New Roman"/>
          <w:sz w:val="24"/>
          <w:szCs w:val="24"/>
        </w:rPr>
        <w:t>….&lt; fill out list&gt;.</w:t>
      </w:r>
      <w:r w:rsidR="0038516C">
        <w:rPr>
          <w:rFonts w:ascii="Times New Roman" w:hAnsi="Times New Roman" w:cs="Times New Roman"/>
          <w:sz w:val="24"/>
          <w:szCs w:val="24"/>
        </w:rPr>
        <w:t xml:space="preserve"> </w:t>
      </w:r>
      <w:r w:rsidR="00E33C19">
        <w:rPr>
          <w:rFonts w:ascii="Times New Roman" w:hAnsi="Times New Roman" w:cs="Times New Roman"/>
          <w:sz w:val="24"/>
          <w:szCs w:val="24"/>
        </w:rPr>
        <w:t>Payout obligations also depend on economic assumptions including real wage growth, inflation</w:t>
      </w:r>
    </w:p>
    <w:p w14:paraId="72E28BDE" w14:textId="789F94A1" w:rsidR="0062494E" w:rsidRDefault="00FE25C3" w:rsidP="00FB3CD1">
      <w:pPr>
        <w:spacing w:line="288" w:lineRule="auto"/>
        <w:rPr>
          <w:rFonts w:ascii="Times New Roman" w:hAnsi="Times New Roman" w:cs="Times New Roman"/>
          <w:sz w:val="24"/>
          <w:szCs w:val="24"/>
        </w:rPr>
      </w:pPr>
      <w:r>
        <w:rPr>
          <w:rFonts w:ascii="Times New Roman" w:hAnsi="Times New Roman" w:cs="Times New Roman"/>
          <w:sz w:val="24"/>
          <w:szCs w:val="24"/>
        </w:rPr>
        <w:t>Plan l</w:t>
      </w:r>
      <w:r w:rsidR="0038516C">
        <w:rPr>
          <w:rFonts w:ascii="Times New Roman" w:hAnsi="Times New Roman" w:cs="Times New Roman"/>
          <w:sz w:val="24"/>
          <w:szCs w:val="24"/>
        </w:rPr>
        <w:t xml:space="preserve">iabilities evolve deterministically. Each year, </w:t>
      </w:r>
      <w:r>
        <w:rPr>
          <w:rFonts w:ascii="Times New Roman" w:hAnsi="Times New Roman" w:cs="Times New Roman"/>
          <w:sz w:val="24"/>
          <w:szCs w:val="24"/>
        </w:rPr>
        <w:t>the</w:t>
      </w:r>
      <w:r w:rsidR="0038516C">
        <w:rPr>
          <w:rFonts w:ascii="Times New Roman" w:hAnsi="Times New Roman" w:cs="Times New Roman"/>
          <w:sz w:val="24"/>
          <w:szCs w:val="24"/>
        </w:rPr>
        <w:t xml:space="preserve"> age-service </w:t>
      </w:r>
      <w:r>
        <w:rPr>
          <w:rFonts w:ascii="Times New Roman" w:hAnsi="Times New Roman" w:cs="Times New Roman"/>
          <w:sz w:val="24"/>
          <w:szCs w:val="24"/>
        </w:rPr>
        <w:t>matrix evolves with</w:t>
      </w:r>
      <w:r w:rsidR="0038516C">
        <w:rPr>
          <w:rFonts w:ascii="Times New Roman" w:hAnsi="Times New Roman" w:cs="Times New Roman"/>
          <w:sz w:val="24"/>
          <w:szCs w:val="24"/>
        </w:rPr>
        <w:t xml:space="preserve"> </w:t>
      </w:r>
      <w:r w:rsidR="006B307B">
        <w:rPr>
          <w:rFonts w:ascii="Times New Roman" w:hAnsi="Times New Roman" w:cs="Times New Roman"/>
          <w:sz w:val="24"/>
          <w:szCs w:val="24"/>
        </w:rPr>
        <w:t>some</w:t>
      </w:r>
      <w:r w:rsidR="0038516C">
        <w:rPr>
          <w:rFonts w:ascii="Times New Roman" w:hAnsi="Times New Roman" w:cs="Times New Roman"/>
          <w:sz w:val="24"/>
          <w:szCs w:val="24"/>
        </w:rPr>
        <w:t xml:space="preserve"> work</w:t>
      </w:r>
      <w:r>
        <w:rPr>
          <w:rFonts w:ascii="Times New Roman" w:hAnsi="Times New Roman" w:cs="Times New Roman"/>
          <w:sz w:val="24"/>
          <w:szCs w:val="24"/>
        </w:rPr>
        <w:t>er</w:t>
      </w:r>
      <w:r w:rsidR="0038516C">
        <w:rPr>
          <w:rFonts w:ascii="Times New Roman" w:hAnsi="Times New Roman" w:cs="Times New Roman"/>
          <w:sz w:val="24"/>
          <w:szCs w:val="24"/>
        </w:rPr>
        <w:t>s becom</w:t>
      </w:r>
      <w:r>
        <w:rPr>
          <w:rFonts w:ascii="Times New Roman" w:hAnsi="Times New Roman" w:cs="Times New Roman"/>
          <w:sz w:val="24"/>
          <w:szCs w:val="24"/>
        </w:rPr>
        <w:t>ing</w:t>
      </w:r>
      <w:r w:rsidR="0038516C">
        <w:rPr>
          <w:rFonts w:ascii="Times New Roman" w:hAnsi="Times New Roman" w:cs="Times New Roman"/>
          <w:sz w:val="24"/>
          <w:szCs w:val="24"/>
        </w:rPr>
        <w:t xml:space="preserve"> inactive or retir</w:t>
      </w:r>
      <w:r>
        <w:rPr>
          <w:rFonts w:ascii="Times New Roman" w:hAnsi="Times New Roman" w:cs="Times New Roman"/>
          <w:sz w:val="24"/>
          <w:szCs w:val="24"/>
        </w:rPr>
        <w:t>ing, others aging by a year and accumulating another year of service, and n</w:t>
      </w:r>
      <w:r w:rsidR="0038516C">
        <w:rPr>
          <w:rFonts w:ascii="Times New Roman" w:hAnsi="Times New Roman" w:cs="Times New Roman"/>
          <w:sz w:val="24"/>
          <w:szCs w:val="24"/>
        </w:rPr>
        <w:t xml:space="preserve">ewly hired workers </w:t>
      </w:r>
      <w:r w:rsidR="00BE5CF3">
        <w:rPr>
          <w:rFonts w:ascii="Times New Roman" w:hAnsi="Times New Roman" w:cs="Times New Roman"/>
          <w:sz w:val="24"/>
          <w:szCs w:val="24"/>
        </w:rPr>
        <w:t>allocated to the</w:t>
      </w:r>
      <w:r>
        <w:rPr>
          <w:rFonts w:ascii="Times New Roman" w:hAnsi="Times New Roman" w:cs="Times New Roman"/>
          <w:sz w:val="24"/>
          <w:szCs w:val="24"/>
        </w:rPr>
        <w:t xml:space="preserve"> appropriate cell</w:t>
      </w:r>
      <w:r w:rsidR="0038516C">
        <w:rPr>
          <w:rFonts w:ascii="Times New Roman" w:hAnsi="Times New Roman" w:cs="Times New Roman"/>
          <w:sz w:val="24"/>
          <w:szCs w:val="24"/>
        </w:rPr>
        <w:t>.</w:t>
      </w:r>
      <w:r w:rsidR="00BE5CF3">
        <w:rPr>
          <w:rFonts w:ascii="Times New Roman" w:hAnsi="Times New Roman" w:cs="Times New Roman"/>
          <w:sz w:val="24"/>
          <w:szCs w:val="24"/>
        </w:rPr>
        <w:t xml:space="preserve"> Benefits accrue according to plan rules, and assuming an entry-ago normal basis of accounting. For plans that have multiple tiers reflecting changes in promised benefits for different cohorts of workers (e.g., less generous vesting rules for workers hired after a specific date)</w:t>
      </w:r>
      <w:r w:rsidR="001E4E9B">
        <w:rPr>
          <w:rFonts w:ascii="Times New Roman" w:hAnsi="Times New Roman" w:cs="Times New Roman"/>
          <w:sz w:val="24"/>
          <w:szCs w:val="24"/>
        </w:rPr>
        <w:t xml:space="preserve">, benefit accruals depend on the imputed tier for each worker. </w:t>
      </w:r>
    </w:p>
    <w:p w14:paraId="09F9079B" w14:textId="2A1CE207" w:rsidR="00D6101B" w:rsidRDefault="00D6101B" w:rsidP="00FB3CD1">
      <w:pPr>
        <w:spacing w:line="288" w:lineRule="auto"/>
        <w:rPr>
          <w:rFonts w:ascii="Times New Roman" w:hAnsi="Times New Roman" w:cs="Times New Roman"/>
          <w:sz w:val="24"/>
          <w:szCs w:val="24"/>
        </w:rPr>
      </w:pPr>
      <w:r>
        <w:rPr>
          <w:rFonts w:ascii="Times New Roman" w:hAnsi="Times New Roman" w:cs="Times New Roman"/>
          <w:sz w:val="24"/>
          <w:szCs w:val="24"/>
        </w:rPr>
        <w:t>Need to understand initialization of future payments based on past service given starting age-service matrix (look at code). Also</w:t>
      </w:r>
      <w:r w:rsidR="006B307B">
        <w:rPr>
          <w:rFonts w:ascii="Times New Roman" w:hAnsi="Times New Roman" w:cs="Times New Roman"/>
          <w:sz w:val="24"/>
          <w:szCs w:val="24"/>
        </w:rPr>
        <w:t>,</w:t>
      </w:r>
      <w:r>
        <w:rPr>
          <w:rFonts w:ascii="Times New Roman" w:hAnsi="Times New Roman" w:cs="Times New Roman"/>
          <w:sz w:val="24"/>
          <w:szCs w:val="24"/>
        </w:rPr>
        <w:t xml:space="preserve"> </w:t>
      </w:r>
      <w:r w:rsidR="006B307B">
        <w:rPr>
          <w:rFonts w:ascii="Times New Roman" w:hAnsi="Times New Roman" w:cs="Times New Roman"/>
          <w:sz w:val="24"/>
          <w:szCs w:val="24"/>
        </w:rPr>
        <w:t xml:space="preserve">review and explain </w:t>
      </w:r>
      <w:r>
        <w:rPr>
          <w:rFonts w:ascii="Times New Roman" w:hAnsi="Times New Roman" w:cs="Times New Roman"/>
          <w:sz w:val="24"/>
          <w:szCs w:val="24"/>
        </w:rPr>
        <w:t>current distribution of payouts by age to retirees.</w:t>
      </w:r>
    </w:p>
    <w:p w14:paraId="15D070F4" w14:textId="77777777" w:rsidR="00A467F3" w:rsidRPr="00A467F3" w:rsidRDefault="00A467F3" w:rsidP="00FB3CD1">
      <w:pPr>
        <w:spacing w:line="288" w:lineRule="auto"/>
        <w:rPr>
          <w:rFonts w:ascii="Times New Roman" w:hAnsi="Times New Roman" w:cs="Times New Roman"/>
          <w:sz w:val="24"/>
          <w:szCs w:val="24"/>
        </w:rPr>
      </w:pPr>
      <w:r w:rsidRPr="00A467F3">
        <w:rPr>
          <w:rFonts w:ascii="Times New Roman" w:hAnsi="Times New Roman" w:cs="Times New Roman"/>
          <w:sz w:val="24"/>
          <w:szCs w:val="24"/>
        </w:rPr>
        <w:t xml:space="preserve">#Sheets are </w:t>
      </w:r>
    </w:p>
    <w:p w14:paraId="7889FADB"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 xml:space="preserve">#1 </w:t>
      </w:r>
      <w:proofErr w:type="spellStart"/>
      <w:r w:rsidRPr="00A467F3">
        <w:rPr>
          <w:rFonts w:ascii="Times New Roman" w:hAnsi="Times New Roman" w:cs="Times New Roman"/>
          <w:sz w:val="24"/>
          <w:szCs w:val="24"/>
        </w:rPr>
        <w:t>ageservice</w:t>
      </w:r>
      <w:proofErr w:type="spellEnd"/>
    </w:p>
    <w:p w14:paraId="6069A8EE"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 xml:space="preserve">#2 </w:t>
      </w:r>
      <w:proofErr w:type="spellStart"/>
      <w:r w:rsidRPr="00A467F3">
        <w:rPr>
          <w:rFonts w:ascii="Times New Roman" w:hAnsi="Times New Roman" w:cs="Times New Roman"/>
          <w:sz w:val="24"/>
          <w:szCs w:val="24"/>
        </w:rPr>
        <w:t>retdist</w:t>
      </w:r>
      <w:proofErr w:type="spellEnd"/>
    </w:p>
    <w:p w14:paraId="50829896"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 xml:space="preserve">#3 </w:t>
      </w:r>
      <w:proofErr w:type="spellStart"/>
      <w:r w:rsidRPr="00A467F3">
        <w:rPr>
          <w:rFonts w:ascii="Times New Roman" w:hAnsi="Times New Roman" w:cs="Times New Roman"/>
          <w:sz w:val="24"/>
          <w:szCs w:val="24"/>
        </w:rPr>
        <w:t>wagerel</w:t>
      </w:r>
      <w:proofErr w:type="spellEnd"/>
    </w:p>
    <w:p w14:paraId="3D24A270"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#4 mortality</w:t>
      </w:r>
    </w:p>
    <w:p w14:paraId="41786466"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 xml:space="preserve">#5 </w:t>
      </w:r>
      <w:proofErr w:type="spellStart"/>
      <w:r w:rsidRPr="00A467F3">
        <w:rPr>
          <w:rFonts w:ascii="Times New Roman" w:hAnsi="Times New Roman" w:cs="Times New Roman"/>
          <w:sz w:val="24"/>
          <w:szCs w:val="24"/>
        </w:rPr>
        <w:t>wagegrowth</w:t>
      </w:r>
      <w:proofErr w:type="spellEnd"/>
    </w:p>
    <w:p w14:paraId="42B0825C"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#6 withdrawal</w:t>
      </w:r>
    </w:p>
    <w:p w14:paraId="0885CD15"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#7 retirement</w:t>
      </w:r>
    </w:p>
    <w:p w14:paraId="101940F3"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#8 refund</w:t>
      </w:r>
    </w:p>
    <w:p w14:paraId="5A7AC652" w14:textId="2C468D4D"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#9 disability (Code doesn't currently use fund reported disability)</w:t>
      </w:r>
    </w:p>
    <w:p w14:paraId="33171527" w14:textId="77777777" w:rsidR="00A467F3" w:rsidRPr="00A467F3" w:rsidRDefault="00A467F3" w:rsidP="00A467F3">
      <w:pPr>
        <w:rPr>
          <w:rFonts w:ascii="Times New Roman" w:hAnsi="Times New Roman" w:cs="Times New Roman"/>
          <w:sz w:val="24"/>
          <w:szCs w:val="24"/>
        </w:rPr>
      </w:pPr>
      <w:r w:rsidRPr="00A467F3">
        <w:rPr>
          <w:rFonts w:ascii="Times New Roman" w:hAnsi="Times New Roman" w:cs="Times New Roman"/>
          <w:sz w:val="24"/>
          <w:szCs w:val="24"/>
        </w:rPr>
        <w:t>#Which sheets are available in the dataset and which ones need a default value</w:t>
      </w:r>
    </w:p>
    <w:p w14:paraId="6BCE2FB1" w14:textId="17933916" w:rsidR="00A467F3" w:rsidRDefault="00A467F3" w:rsidP="00A467F3">
      <w:pPr>
        <w:rPr>
          <w:rFonts w:ascii="Times New Roman" w:hAnsi="Times New Roman" w:cs="Times New Roman"/>
          <w:sz w:val="24"/>
          <w:szCs w:val="24"/>
        </w:rPr>
      </w:pPr>
      <w:proofErr w:type="spellStart"/>
      <w:r w:rsidRPr="00A467F3">
        <w:rPr>
          <w:rFonts w:ascii="Times New Roman" w:hAnsi="Times New Roman" w:cs="Times New Roman"/>
          <w:sz w:val="24"/>
          <w:szCs w:val="24"/>
        </w:rPr>
        <w:t>availableData</w:t>
      </w:r>
      <w:proofErr w:type="spellEnd"/>
      <w:r w:rsidRPr="00A467F3">
        <w:rPr>
          <w:rFonts w:ascii="Times New Roman" w:hAnsi="Times New Roman" w:cs="Times New Roman"/>
          <w:sz w:val="24"/>
          <w:szCs w:val="24"/>
        </w:rPr>
        <w:t xml:space="preserve"> &lt;- c(</w:t>
      </w:r>
      <w:proofErr w:type="gramStart"/>
      <w:r w:rsidRPr="00A467F3">
        <w:rPr>
          <w:rFonts w:ascii="Times New Roman" w:hAnsi="Times New Roman" w:cs="Times New Roman"/>
          <w:sz w:val="24"/>
          <w:szCs w:val="24"/>
        </w:rPr>
        <w:t>T,T</w:t>
      </w:r>
      <w:proofErr w:type="gramEnd"/>
      <w:r w:rsidRPr="00A467F3">
        <w:rPr>
          <w:rFonts w:ascii="Times New Roman" w:hAnsi="Times New Roman" w:cs="Times New Roman"/>
          <w:sz w:val="24"/>
          <w:szCs w:val="24"/>
        </w:rPr>
        <w:t>,</w:t>
      </w:r>
      <w:proofErr w:type="gramStart"/>
      <w:r w:rsidRPr="00A467F3">
        <w:rPr>
          <w:rFonts w:ascii="Times New Roman" w:hAnsi="Times New Roman" w:cs="Times New Roman"/>
          <w:sz w:val="24"/>
          <w:szCs w:val="24"/>
        </w:rPr>
        <w:t>T,T</w:t>
      </w:r>
      <w:proofErr w:type="gramEnd"/>
      <w:r w:rsidRPr="00A467F3">
        <w:rPr>
          <w:rFonts w:ascii="Times New Roman" w:hAnsi="Times New Roman" w:cs="Times New Roman"/>
          <w:sz w:val="24"/>
          <w:szCs w:val="24"/>
        </w:rPr>
        <w:t>,</w:t>
      </w:r>
      <w:proofErr w:type="gramStart"/>
      <w:r w:rsidRPr="00A467F3">
        <w:rPr>
          <w:rFonts w:ascii="Times New Roman" w:hAnsi="Times New Roman" w:cs="Times New Roman"/>
          <w:sz w:val="24"/>
          <w:szCs w:val="24"/>
        </w:rPr>
        <w:t>T,T</w:t>
      </w:r>
      <w:proofErr w:type="gramEnd"/>
      <w:r w:rsidRPr="00A467F3">
        <w:rPr>
          <w:rFonts w:ascii="Times New Roman" w:hAnsi="Times New Roman" w:cs="Times New Roman"/>
          <w:sz w:val="24"/>
          <w:szCs w:val="24"/>
        </w:rPr>
        <w:t>,</w:t>
      </w:r>
      <w:proofErr w:type="gramStart"/>
      <w:r w:rsidRPr="00A467F3">
        <w:rPr>
          <w:rFonts w:ascii="Times New Roman" w:hAnsi="Times New Roman" w:cs="Times New Roman"/>
          <w:sz w:val="24"/>
          <w:szCs w:val="24"/>
        </w:rPr>
        <w:t>F,F</w:t>
      </w:r>
      <w:proofErr w:type="gramEnd"/>
      <w:r w:rsidRPr="00A467F3">
        <w:rPr>
          <w:rFonts w:ascii="Times New Roman" w:hAnsi="Times New Roman" w:cs="Times New Roman"/>
          <w:sz w:val="24"/>
          <w:szCs w:val="24"/>
        </w:rPr>
        <w:t>,F)</w:t>
      </w:r>
    </w:p>
    <w:p w14:paraId="42F8F293" w14:textId="77777777" w:rsidR="00A467F3" w:rsidRDefault="00A467F3" w:rsidP="004F4EA1">
      <w:pPr>
        <w:rPr>
          <w:rFonts w:ascii="Times New Roman" w:hAnsi="Times New Roman" w:cs="Times New Roman"/>
          <w:sz w:val="24"/>
          <w:szCs w:val="24"/>
        </w:rPr>
      </w:pPr>
    </w:p>
    <w:p w14:paraId="0E963568" w14:textId="29A77BFF"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2.2.3</w:t>
      </w:r>
      <w:r w:rsidRPr="004F4EA1">
        <w:rPr>
          <w:rFonts w:ascii="Times New Roman" w:hAnsi="Times New Roman" w:cs="Times New Roman"/>
          <w:sz w:val="24"/>
          <w:szCs w:val="24"/>
        </w:rPr>
        <w:tab/>
        <w:t>Workforce demographics, compensation, and contribution rules</w:t>
      </w:r>
    </w:p>
    <w:p w14:paraId="0CA567BF" w14:textId="194CA1E2"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The number of workers in each age bracket, from the minimum age for new hires to the retirement age, is initialized to match the steady-state worker distribution by age. The steady-state is a deterministic function of the assumed age distribution of new hires, separation rates by age, and the fixed retirement age. It can be computed by repeated forward iteration of the implied transition matrices. To maintain a stable age and tenure distribution for the workforce, the number of newly hired workers is set to match the number of separating and retiring workers in the steady-state. This also maintains a constant number of newly retiring and separating workers over time.</w:t>
      </w:r>
    </w:p>
    <w:p w14:paraId="7DFB07D3" w14:textId="2BEB1014"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We abstract from several important sources of volatility in realized benefits. Real wages are assumed to grow at a constant rate that is independent of age or tenure, and inflation is held constant. </w:t>
      </w:r>
    </w:p>
    <w:p w14:paraId="131191C0" w14:textId="73D492D9"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Workers and employers each contribute a fixed fraction of wages to the CDC plan annually. All workers participate in the plan from the date they are hired through separation or retirement. The reported scheduled benefit is the replacement rate for a vested worker that retires after 32 years of service.</w:t>
      </w:r>
    </w:p>
    <w:p w14:paraId="4421CC25" w14:textId="3D1288E4"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2.2.4 </w:t>
      </w:r>
      <w:r w:rsidRPr="004F4EA1">
        <w:rPr>
          <w:rFonts w:ascii="Times New Roman" w:hAnsi="Times New Roman" w:cs="Times New Roman"/>
          <w:sz w:val="24"/>
          <w:szCs w:val="24"/>
        </w:rPr>
        <w:tab/>
        <w:t>Asset allocation and summary of control variables</w:t>
      </w:r>
    </w:p>
    <w:p w14:paraId="4F8AF41D" w14:textId="0B1A68A0"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Pension funds typically invest across a wide range of asset classes that include domestic and foreign stocks, bonds, cash, real estate, and alternative assets. We collapse all risky assets into a single category called “stock.” The asset portfolio is allocated between stock and a risk-free bond. Stock returns are stationary, and represent the only source of uncertainty in the steady state. </w:t>
      </w:r>
    </w:p>
    <w:p w14:paraId="17C6E73A" w14:textId="0F2C74C8"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In principle the asset allocation strategy could be contingent on any function of the state variables of the steady state system, which include the balances in the Reserve Fund and Cohort Asset accounts. For most of the analysis, portfolio strategies are restricted to choosing the fixed share invested in stocks. In the sensitivity analysis we also consider allocations to stock that are a linear function of the Reserve Fund multiple.</w:t>
      </w:r>
    </w:p>
    <w:p w14:paraId="7B785F66" w14:textId="3788C80A"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A CDC system aims to economize on transactions costs and to minimize investment mistakes by centralizing and professionalizing asset management. The asset returns assumed here are net of average transactions costs. It would be straightforward to incorporate trading costs that depend on turnover, but because investment policies are limited to simple trading strategies we abstract from those effects.</w:t>
      </w:r>
    </w:p>
    <w:p w14:paraId="53F0C7AF"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To summarize the control variables, plan managers pursue the objective stated in section 2.1 through their choice of: (1) an asset allocation policy; (2) the ceiling RC on the rate of return credited to the Cohort Account; and (3) the target size of the Reserve Fund. Managers take as given the parameters governing demographics, compensation, contribution rates, vesting rules, and asset returns.</w:t>
      </w:r>
    </w:p>
    <w:p w14:paraId="572979B0" w14:textId="77777777" w:rsidR="004F4EA1" w:rsidRPr="004F4EA1" w:rsidRDefault="004F4EA1" w:rsidP="004F4EA1">
      <w:pPr>
        <w:rPr>
          <w:rFonts w:ascii="Times New Roman" w:hAnsi="Times New Roman" w:cs="Times New Roman"/>
          <w:sz w:val="24"/>
          <w:szCs w:val="24"/>
        </w:rPr>
      </w:pPr>
    </w:p>
    <w:p w14:paraId="1F38804E" w14:textId="7D07ECFB"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2.2.5 </w:t>
      </w:r>
      <w:r w:rsidRPr="004F4EA1">
        <w:rPr>
          <w:rFonts w:ascii="Times New Roman" w:hAnsi="Times New Roman" w:cs="Times New Roman"/>
          <w:sz w:val="24"/>
          <w:szCs w:val="24"/>
        </w:rPr>
        <w:tab/>
        <w:t>Monte Carlo Simulation</w:t>
      </w:r>
    </w:p>
    <w:p w14:paraId="4D0C236C" w14:textId="341B64C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The time step in the model is annual, and outcomes are based on Monte Carlo simulations of sequences of risky asset returns. At the beginning of each Monte Carlo run, the age distribution of the active workforce corresponds to its steady-state distribution. All accounts and the Reserve Fund start with no assets, consistent with the absence of external subsidies to the system. The optimal policy is found by searching over the multi-dimensional grid of admissible choice variables for plan managers. The reported results are based on 10,000 Monte Carlo simulations.</w:t>
      </w:r>
    </w:p>
    <w:p w14:paraId="5572E905" w14:textId="19F5E90F"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In order to ensure that the system has reached its stochastic steady state, the determination of the scheduled benefit is based on the distribution of realized outcomes in the 35th year of system operation. We verified that at this horizon the system has in fact stabilized by comparing the results to those obtained for longer simulation runs.</w:t>
      </w:r>
    </w:p>
    <w:p w14:paraId="3C0F9668" w14:textId="09FA91DC"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In each successive year, a fraction of each cohort of active workers separates or retires at a fixed rate that depends on age. An equal number of new hires replace the separating and retiring workers. The age distribution of new hires is also fixed, and skewed towards younger ages. The net effect of separations and new hires is to maintain a stable size and age distribution of the active workforce. The wages for all active workers grow at a deterministic rate.</w:t>
      </w:r>
    </w:p>
    <w:p w14:paraId="2B8E6A2D" w14:textId="5F908975" w:rsidR="00BB61C5"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Each year the realized return on stocks is determined by a random draw from the assumed distribution of returns. Those returns affect the balances of the collectively managed asset pool and the various funds according to the rules described above. The resources transferred to separating or retiring participants are decremented from the collective asset pools and the various accounts.</w:t>
      </w:r>
    </w:p>
    <w:p w14:paraId="0016439D" w14:textId="6CBA5B3E"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3. Calibration</w:t>
      </w:r>
    </w:p>
    <w:p w14:paraId="712C8C6A"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The parameters of the CDC and options-augmented DC models are described here. The two models are calibrated with identical parameters unless otherwise noted.</w:t>
      </w:r>
    </w:p>
    <w:p w14:paraId="5513A90E" w14:textId="77777777" w:rsidR="004F4EA1" w:rsidRPr="004F4EA1" w:rsidRDefault="004F4EA1" w:rsidP="004F4EA1">
      <w:pPr>
        <w:rPr>
          <w:rFonts w:ascii="Times New Roman" w:hAnsi="Times New Roman" w:cs="Times New Roman"/>
          <w:sz w:val="24"/>
          <w:szCs w:val="24"/>
        </w:rPr>
      </w:pPr>
    </w:p>
    <w:p w14:paraId="6E4970F3"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3.1 </w:t>
      </w:r>
      <w:r w:rsidRPr="004F4EA1">
        <w:rPr>
          <w:rFonts w:ascii="Times New Roman" w:hAnsi="Times New Roman" w:cs="Times New Roman"/>
          <w:sz w:val="24"/>
          <w:szCs w:val="24"/>
        </w:rPr>
        <w:tab/>
        <w:t>Contributions and Vesting Rules</w:t>
      </w:r>
    </w:p>
    <w:p w14:paraId="127F0594" w14:textId="77777777" w:rsidR="004F4EA1" w:rsidRPr="004F4EA1" w:rsidRDefault="004F4EA1" w:rsidP="004F4EA1">
      <w:pPr>
        <w:rPr>
          <w:rFonts w:ascii="Times New Roman" w:hAnsi="Times New Roman" w:cs="Times New Roman"/>
          <w:sz w:val="24"/>
          <w:szCs w:val="24"/>
        </w:rPr>
      </w:pPr>
    </w:p>
    <w:p w14:paraId="2C34BEF4" w14:textId="444B4DD0"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Workers and employers each contribute 10 percent of wages to the plan each year, for a total 20 percent contribution rate. The contributions are invested as part of the centralized asset pool, and credited to the relevant accounts.</w:t>
      </w:r>
    </w:p>
    <w:p w14:paraId="3955B22B" w14:textId="17F4FACF"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The main vesting rule used to evaluate the CDC model is as follows: Full vesting occurs with 10 years of service. The worker’s portion of the contribution vests immediately, along with the investment income earned on those balances. The employer contributions and associated earnings cliff vest at 10 years of service. Separators receive a lump sum payout equal to the balance in the Worker Asset account, which is the sum of those two components.</w:t>
      </w:r>
    </w:p>
    <w:p w14:paraId="27A0E1FB"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lastRenderedPageBreak/>
        <w:t xml:space="preserve">We also evaluate the CDC model under the assumption of immediate full vesting in order to create a level comparison with the options-augmented DC model. Although DC plans also may not provide immediate vesting of an employer’s contributions, the transfers from unvested separators would accrue to the sponsor rather than to vested retirees as in the CDC case. That difference in the incidence of transfers complicates comparisons between the two systems when vesting is not immediate. The effects of other vesting rules in the CDC model are also evaluated in the sensitivity analysis. </w:t>
      </w:r>
    </w:p>
    <w:p w14:paraId="620A2329" w14:textId="77777777" w:rsidR="004F4EA1" w:rsidRPr="004F4EA1" w:rsidRDefault="004F4EA1" w:rsidP="004F4EA1">
      <w:pPr>
        <w:rPr>
          <w:rFonts w:ascii="Times New Roman" w:hAnsi="Times New Roman" w:cs="Times New Roman"/>
          <w:sz w:val="24"/>
          <w:szCs w:val="24"/>
        </w:rPr>
      </w:pPr>
    </w:p>
    <w:p w14:paraId="5AD6C22F" w14:textId="3117E70F"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3.2 </w:t>
      </w:r>
      <w:r w:rsidRPr="004F4EA1">
        <w:rPr>
          <w:rFonts w:ascii="Times New Roman" w:hAnsi="Times New Roman" w:cs="Times New Roman"/>
          <w:sz w:val="24"/>
          <w:szCs w:val="24"/>
        </w:rPr>
        <w:tab/>
        <w:t>Assets and Return Distribution</w:t>
      </w:r>
    </w:p>
    <w:p w14:paraId="7BE47217"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Plan assets are allocated between risk-free bonds and risky stocks. The nominal risk-free rate is fixed at 2.5 percent. Stock returns are normally distributed, with an expected return of 7.5 percent and a standard deviation of 20 percent on a nominal basis. Inflation is assumed to be constant at 2 percent.</w:t>
      </w:r>
    </w:p>
    <w:p w14:paraId="05F9E793" w14:textId="77777777" w:rsidR="004F4EA1" w:rsidRPr="004F4EA1" w:rsidRDefault="004F4EA1" w:rsidP="004F4EA1">
      <w:pPr>
        <w:rPr>
          <w:rFonts w:ascii="Times New Roman" w:hAnsi="Times New Roman" w:cs="Times New Roman"/>
          <w:sz w:val="24"/>
          <w:szCs w:val="24"/>
        </w:rPr>
      </w:pPr>
    </w:p>
    <w:p w14:paraId="2AFDD9D2" w14:textId="602C1058"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3.3 </w:t>
      </w:r>
      <w:r w:rsidRPr="004F4EA1">
        <w:rPr>
          <w:rFonts w:ascii="Times New Roman" w:hAnsi="Times New Roman" w:cs="Times New Roman"/>
          <w:sz w:val="24"/>
          <w:szCs w:val="24"/>
        </w:rPr>
        <w:tab/>
        <w:t>Demographics, Wages and Replacement Rates</w:t>
      </w:r>
    </w:p>
    <w:p w14:paraId="1F633418" w14:textId="157BE174"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The maintained assumptions about the workforce are summarized in Tables 1 to 4. Table 5 summarizes the implied steady-state age distribution of active workers, and Table 6 shows the implied distribution of tenures at separation or retirement. All simulations are populated initially from that steady-state. Parameters were chosen to be roughly in keeping with the demographics and dynamics of a typical public sector workforce.</w:t>
      </w:r>
    </w:p>
    <w:p w14:paraId="3BD24360"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Table 1: Fixed economic assumptions</w:t>
      </w:r>
    </w:p>
    <w:p w14:paraId="0C6F9EBB"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Base wage in start year</w:t>
      </w:r>
      <w:r w:rsidRPr="004F4EA1">
        <w:rPr>
          <w:rFonts w:ascii="Times New Roman" w:hAnsi="Times New Roman" w:cs="Times New Roman"/>
          <w:sz w:val="24"/>
          <w:szCs w:val="24"/>
        </w:rPr>
        <w:tab/>
        <w:t xml:space="preserve">$50,000 </w:t>
      </w:r>
    </w:p>
    <w:p w14:paraId="31293225"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Real wage growth (annual)</w:t>
      </w:r>
      <w:r w:rsidRPr="004F4EA1">
        <w:rPr>
          <w:rFonts w:ascii="Times New Roman" w:hAnsi="Times New Roman" w:cs="Times New Roman"/>
          <w:sz w:val="24"/>
          <w:szCs w:val="24"/>
        </w:rPr>
        <w:tab/>
        <w:t>0.50%</w:t>
      </w:r>
    </w:p>
    <w:p w14:paraId="1475707D"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Nominal wage growth (annual)</w:t>
      </w:r>
      <w:r w:rsidRPr="004F4EA1">
        <w:rPr>
          <w:rFonts w:ascii="Times New Roman" w:hAnsi="Times New Roman" w:cs="Times New Roman"/>
          <w:sz w:val="24"/>
          <w:szCs w:val="24"/>
        </w:rPr>
        <w:tab/>
        <w:t>2.50%</w:t>
      </w:r>
    </w:p>
    <w:p w14:paraId="74963357" w14:textId="4C84DEAE"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Annuitization factor</w:t>
      </w:r>
      <w:r w:rsidRPr="004F4EA1">
        <w:rPr>
          <w:rFonts w:ascii="Times New Roman" w:hAnsi="Times New Roman" w:cs="Times New Roman"/>
          <w:sz w:val="24"/>
          <w:szCs w:val="24"/>
        </w:rPr>
        <w:tab/>
        <w:t>0.04</w:t>
      </w:r>
    </w:p>
    <w:p w14:paraId="49C03BA3" w14:textId="205F9440"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The annuitization factor is used to translate accumulated account assets into an annual benefit payment. The annuitization factor is set to .04, a typical value for sellers of life annuities. The replacement rate is calculated as the annual benefit payment divided by the average wage in the last five years of employment. The scheduled benefit is identified with the replacement rate for a vested retiree with a 32-year work history.</w:t>
      </w:r>
    </w:p>
    <w:p w14:paraId="6EBCC3C3"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Table 2: Fixed plan parameters</w:t>
      </w:r>
      <w:r w:rsidRPr="004F4EA1">
        <w:rPr>
          <w:rFonts w:ascii="Times New Roman" w:hAnsi="Times New Roman" w:cs="Times New Roman"/>
          <w:sz w:val="24"/>
          <w:szCs w:val="24"/>
        </w:rPr>
        <w:tab/>
        <w:t xml:space="preserve"> </w:t>
      </w:r>
    </w:p>
    <w:p w14:paraId="5AAF1117"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Workforce size</w:t>
      </w:r>
      <w:r w:rsidRPr="004F4EA1">
        <w:rPr>
          <w:rFonts w:ascii="Times New Roman" w:hAnsi="Times New Roman" w:cs="Times New Roman"/>
          <w:sz w:val="24"/>
          <w:szCs w:val="24"/>
        </w:rPr>
        <w:tab/>
        <w:t>100,000</w:t>
      </w:r>
    </w:p>
    <w:p w14:paraId="092F85F0"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Minimum age at hire</w:t>
      </w:r>
      <w:r w:rsidRPr="004F4EA1">
        <w:rPr>
          <w:rFonts w:ascii="Times New Roman" w:hAnsi="Times New Roman" w:cs="Times New Roman"/>
          <w:sz w:val="24"/>
          <w:szCs w:val="24"/>
        </w:rPr>
        <w:tab/>
        <w:t>25</w:t>
      </w:r>
    </w:p>
    <w:p w14:paraId="7F31EED9"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Retirement age</w:t>
      </w:r>
      <w:r w:rsidRPr="004F4EA1">
        <w:rPr>
          <w:rFonts w:ascii="Times New Roman" w:hAnsi="Times New Roman" w:cs="Times New Roman"/>
          <w:sz w:val="24"/>
          <w:szCs w:val="24"/>
        </w:rPr>
        <w:tab/>
        <w:t>62</w:t>
      </w:r>
    </w:p>
    <w:p w14:paraId="39A4F08C"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lastRenderedPageBreak/>
        <w:t>Service years to vest</w:t>
      </w:r>
      <w:r w:rsidRPr="004F4EA1">
        <w:rPr>
          <w:rFonts w:ascii="Times New Roman" w:hAnsi="Times New Roman" w:cs="Times New Roman"/>
          <w:sz w:val="24"/>
          <w:szCs w:val="24"/>
        </w:rPr>
        <w:tab/>
        <w:t>32</w:t>
      </w:r>
    </w:p>
    <w:p w14:paraId="07ACEC20"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Employer contribution rate </w:t>
      </w:r>
      <w:r w:rsidRPr="004F4EA1">
        <w:rPr>
          <w:rFonts w:ascii="Times New Roman" w:hAnsi="Times New Roman" w:cs="Times New Roman"/>
          <w:sz w:val="24"/>
          <w:szCs w:val="24"/>
        </w:rPr>
        <w:tab/>
        <w:t>10%</w:t>
      </w:r>
    </w:p>
    <w:p w14:paraId="0FEB431F"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Employee contribution rate</w:t>
      </w:r>
      <w:r w:rsidRPr="004F4EA1">
        <w:rPr>
          <w:rFonts w:ascii="Times New Roman" w:hAnsi="Times New Roman" w:cs="Times New Roman"/>
          <w:sz w:val="24"/>
          <w:szCs w:val="24"/>
        </w:rPr>
        <w:tab/>
        <w:t>10%</w:t>
      </w:r>
    </w:p>
    <w:p w14:paraId="4F7AB847" w14:textId="77777777" w:rsidR="004F4EA1" w:rsidRPr="004F4EA1" w:rsidRDefault="004F4EA1" w:rsidP="004F4EA1">
      <w:pPr>
        <w:rPr>
          <w:rFonts w:ascii="Times New Roman" w:hAnsi="Times New Roman" w:cs="Times New Roman"/>
          <w:sz w:val="24"/>
          <w:szCs w:val="24"/>
        </w:rPr>
      </w:pPr>
    </w:p>
    <w:p w14:paraId="31FC6897" w14:textId="77777777" w:rsidR="004F4EA1" w:rsidRPr="004F4EA1" w:rsidRDefault="004F4EA1" w:rsidP="004F4EA1">
      <w:pPr>
        <w:rPr>
          <w:rFonts w:ascii="Times New Roman" w:hAnsi="Times New Roman" w:cs="Times New Roman"/>
          <w:sz w:val="24"/>
          <w:szCs w:val="24"/>
        </w:rPr>
      </w:pPr>
    </w:p>
    <w:p w14:paraId="3B4538CE"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Table 3: Age distribution of new hires </w:t>
      </w:r>
    </w:p>
    <w:p w14:paraId="69A10968"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25 to 34</w:t>
      </w:r>
      <w:r w:rsidRPr="004F4EA1">
        <w:rPr>
          <w:rFonts w:ascii="Times New Roman" w:hAnsi="Times New Roman" w:cs="Times New Roman"/>
          <w:sz w:val="24"/>
          <w:szCs w:val="24"/>
        </w:rPr>
        <w:tab/>
        <w:t>0.5</w:t>
      </w:r>
    </w:p>
    <w:p w14:paraId="61F2BB10"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35 to 44</w:t>
      </w:r>
      <w:r w:rsidRPr="004F4EA1">
        <w:rPr>
          <w:rFonts w:ascii="Times New Roman" w:hAnsi="Times New Roman" w:cs="Times New Roman"/>
          <w:sz w:val="24"/>
          <w:szCs w:val="24"/>
        </w:rPr>
        <w:tab/>
        <w:t>0.25</w:t>
      </w:r>
    </w:p>
    <w:p w14:paraId="37FF3E50"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45 to 54</w:t>
      </w:r>
      <w:r w:rsidRPr="004F4EA1">
        <w:rPr>
          <w:rFonts w:ascii="Times New Roman" w:hAnsi="Times New Roman" w:cs="Times New Roman"/>
          <w:sz w:val="24"/>
          <w:szCs w:val="24"/>
        </w:rPr>
        <w:tab/>
        <w:t>0.2</w:t>
      </w:r>
    </w:p>
    <w:p w14:paraId="5606534F"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55 to 61</w:t>
      </w:r>
      <w:r w:rsidRPr="004F4EA1">
        <w:rPr>
          <w:rFonts w:ascii="Times New Roman" w:hAnsi="Times New Roman" w:cs="Times New Roman"/>
          <w:sz w:val="24"/>
          <w:szCs w:val="24"/>
        </w:rPr>
        <w:tab/>
        <w:t>0.05</w:t>
      </w:r>
    </w:p>
    <w:p w14:paraId="4BB6EC25" w14:textId="77777777" w:rsidR="004F4EA1" w:rsidRPr="004F4EA1" w:rsidRDefault="004F4EA1" w:rsidP="004F4EA1">
      <w:pPr>
        <w:rPr>
          <w:rFonts w:ascii="Times New Roman" w:hAnsi="Times New Roman" w:cs="Times New Roman"/>
          <w:sz w:val="24"/>
          <w:szCs w:val="24"/>
        </w:rPr>
      </w:pPr>
    </w:p>
    <w:p w14:paraId="438E173D" w14:textId="77777777" w:rsidR="004F4EA1" w:rsidRPr="004F4EA1" w:rsidRDefault="004F4EA1" w:rsidP="004F4EA1">
      <w:pPr>
        <w:rPr>
          <w:rFonts w:ascii="Times New Roman" w:hAnsi="Times New Roman" w:cs="Times New Roman"/>
          <w:sz w:val="24"/>
          <w:szCs w:val="24"/>
        </w:rPr>
      </w:pPr>
    </w:p>
    <w:p w14:paraId="3D1E6A29"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 xml:space="preserve">Table 4: Annual separation rates by current age </w:t>
      </w:r>
    </w:p>
    <w:p w14:paraId="52DB690E"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26 to 44</w:t>
      </w:r>
      <w:r w:rsidRPr="004F4EA1">
        <w:rPr>
          <w:rFonts w:ascii="Times New Roman" w:hAnsi="Times New Roman" w:cs="Times New Roman"/>
          <w:sz w:val="24"/>
          <w:szCs w:val="24"/>
        </w:rPr>
        <w:tab/>
        <w:t>0.02</w:t>
      </w:r>
    </w:p>
    <w:p w14:paraId="465A26D6"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45 to 54</w:t>
      </w:r>
      <w:r w:rsidRPr="004F4EA1">
        <w:rPr>
          <w:rFonts w:ascii="Times New Roman" w:hAnsi="Times New Roman" w:cs="Times New Roman"/>
          <w:sz w:val="24"/>
          <w:szCs w:val="24"/>
        </w:rPr>
        <w:tab/>
        <w:t xml:space="preserve">    0.02835</w:t>
      </w:r>
    </w:p>
    <w:p w14:paraId="0B90B70A"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55 to 61</w:t>
      </w:r>
      <w:r w:rsidRPr="004F4EA1">
        <w:rPr>
          <w:rFonts w:ascii="Times New Roman" w:hAnsi="Times New Roman" w:cs="Times New Roman"/>
          <w:sz w:val="24"/>
          <w:szCs w:val="24"/>
        </w:rPr>
        <w:tab/>
        <w:t xml:space="preserve">        0.0942</w:t>
      </w:r>
    </w:p>
    <w:p w14:paraId="49CA9F33" w14:textId="77777777" w:rsidR="004F4EA1" w:rsidRPr="004F4EA1" w:rsidRDefault="004F4EA1" w:rsidP="004F4EA1">
      <w:pPr>
        <w:rPr>
          <w:rFonts w:ascii="Times New Roman" w:hAnsi="Times New Roman" w:cs="Times New Roman"/>
          <w:sz w:val="24"/>
          <w:szCs w:val="24"/>
        </w:rPr>
      </w:pPr>
    </w:p>
    <w:p w14:paraId="7D4A3393" w14:textId="77777777" w:rsidR="004F4EA1" w:rsidRPr="004F4EA1" w:rsidRDefault="004F4EA1" w:rsidP="004F4EA1">
      <w:pPr>
        <w:rPr>
          <w:rFonts w:ascii="Times New Roman" w:hAnsi="Times New Roman" w:cs="Times New Roman"/>
          <w:sz w:val="24"/>
          <w:szCs w:val="24"/>
        </w:rPr>
      </w:pPr>
    </w:p>
    <w:p w14:paraId="22A99C9E"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Table 5: Steady state worker age distribution</w:t>
      </w:r>
    </w:p>
    <w:p w14:paraId="5FEA29F2"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25 to 34</w:t>
      </w:r>
      <w:r w:rsidRPr="004F4EA1">
        <w:rPr>
          <w:rFonts w:ascii="Times New Roman" w:hAnsi="Times New Roman" w:cs="Times New Roman"/>
          <w:sz w:val="24"/>
          <w:szCs w:val="24"/>
        </w:rPr>
        <w:tab/>
        <w:t>0.15</w:t>
      </w:r>
    </w:p>
    <w:p w14:paraId="35580CDF"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35 to 44</w:t>
      </w:r>
      <w:r w:rsidRPr="004F4EA1">
        <w:rPr>
          <w:rFonts w:ascii="Times New Roman" w:hAnsi="Times New Roman" w:cs="Times New Roman"/>
          <w:sz w:val="24"/>
          <w:szCs w:val="24"/>
        </w:rPr>
        <w:tab/>
        <w:t>0.30</w:t>
      </w:r>
    </w:p>
    <w:p w14:paraId="0DF28654"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45 to 54</w:t>
      </w:r>
      <w:r w:rsidRPr="004F4EA1">
        <w:rPr>
          <w:rFonts w:ascii="Times New Roman" w:hAnsi="Times New Roman" w:cs="Times New Roman"/>
          <w:sz w:val="24"/>
          <w:szCs w:val="24"/>
        </w:rPr>
        <w:tab/>
        <w:t>0.35</w:t>
      </w:r>
    </w:p>
    <w:p w14:paraId="2C180AA6"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55 to 62</w:t>
      </w:r>
      <w:r w:rsidRPr="004F4EA1">
        <w:rPr>
          <w:rFonts w:ascii="Times New Roman" w:hAnsi="Times New Roman" w:cs="Times New Roman"/>
          <w:sz w:val="24"/>
          <w:szCs w:val="24"/>
        </w:rPr>
        <w:tab/>
        <w:t>0.20</w:t>
      </w:r>
    </w:p>
    <w:p w14:paraId="315D5CBF" w14:textId="77777777" w:rsidR="004F4EA1" w:rsidRPr="004F4EA1" w:rsidRDefault="004F4EA1" w:rsidP="004F4EA1">
      <w:pPr>
        <w:rPr>
          <w:rFonts w:ascii="Times New Roman" w:hAnsi="Times New Roman" w:cs="Times New Roman"/>
          <w:sz w:val="24"/>
          <w:szCs w:val="24"/>
        </w:rPr>
      </w:pPr>
    </w:p>
    <w:p w14:paraId="65BBC814"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Table 6: Steady state distribution of tenure at separation or retirement</w:t>
      </w:r>
    </w:p>
    <w:p w14:paraId="6FF7860C"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1 to 9</w:t>
      </w:r>
      <w:r w:rsidRPr="004F4EA1">
        <w:rPr>
          <w:rFonts w:ascii="Times New Roman" w:hAnsi="Times New Roman" w:cs="Times New Roman"/>
          <w:sz w:val="24"/>
          <w:szCs w:val="24"/>
        </w:rPr>
        <w:tab/>
        <w:t>0.303</w:t>
      </w:r>
    </w:p>
    <w:p w14:paraId="05DE71F3"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10 to 19</w:t>
      </w:r>
      <w:r w:rsidRPr="004F4EA1">
        <w:rPr>
          <w:rFonts w:ascii="Times New Roman" w:hAnsi="Times New Roman" w:cs="Times New Roman"/>
          <w:sz w:val="24"/>
          <w:szCs w:val="24"/>
        </w:rPr>
        <w:tab/>
        <w:t>0.285</w:t>
      </w:r>
    </w:p>
    <w:p w14:paraId="41C626DB"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t>20 to 31</w:t>
      </w:r>
      <w:r w:rsidRPr="004F4EA1">
        <w:rPr>
          <w:rFonts w:ascii="Times New Roman" w:hAnsi="Times New Roman" w:cs="Times New Roman"/>
          <w:sz w:val="24"/>
          <w:szCs w:val="24"/>
        </w:rPr>
        <w:tab/>
        <w:t>0.313</w:t>
      </w:r>
    </w:p>
    <w:p w14:paraId="69CD8682" w14:textId="77777777" w:rsidR="004F4EA1" w:rsidRPr="004F4EA1" w:rsidRDefault="004F4EA1" w:rsidP="004F4EA1">
      <w:pPr>
        <w:rPr>
          <w:rFonts w:ascii="Times New Roman" w:hAnsi="Times New Roman" w:cs="Times New Roman"/>
          <w:sz w:val="24"/>
          <w:szCs w:val="24"/>
        </w:rPr>
      </w:pPr>
      <w:r w:rsidRPr="004F4EA1">
        <w:rPr>
          <w:rFonts w:ascii="Times New Roman" w:hAnsi="Times New Roman" w:cs="Times New Roman"/>
          <w:sz w:val="24"/>
          <w:szCs w:val="24"/>
        </w:rPr>
        <w:lastRenderedPageBreak/>
        <w:t>32 to 37</w:t>
      </w:r>
      <w:r w:rsidRPr="004F4EA1">
        <w:rPr>
          <w:rFonts w:ascii="Times New Roman" w:hAnsi="Times New Roman" w:cs="Times New Roman"/>
          <w:sz w:val="24"/>
          <w:szCs w:val="24"/>
        </w:rPr>
        <w:tab/>
        <w:t>0.099</w:t>
      </w:r>
    </w:p>
    <w:p w14:paraId="46F638BA" w14:textId="16263916" w:rsidR="004F4EA1" w:rsidRDefault="00362870" w:rsidP="004F4EA1">
      <w:pPr>
        <w:rPr>
          <w:rFonts w:ascii="Times New Roman" w:hAnsi="Times New Roman" w:cs="Times New Roman"/>
          <w:sz w:val="24"/>
          <w:szCs w:val="24"/>
        </w:rPr>
      </w:pPr>
      <w:r>
        <w:rPr>
          <w:rFonts w:ascii="Times New Roman" w:hAnsi="Times New Roman" w:cs="Times New Roman"/>
          <w:sz w:val="24"/>
          <w:szCs w:val="24"/>
        </w:rPr>
        <w:t>Conclusions</w:t>
      </w:r>
    </w:p>
    <w:p w14:paraId="5368BB10" w14:textId="364A8008" w:rsidR="00362870" w:rsidRDefault="00362870" w:rsidP="004F4EA1">
      <w:pPr>
        <w:rPr>
          <w:rFonts w:ascii="Times New Roman" w:hAnsi="Times New Roman" w:cs="Times New Roman"/>
          <w:sz w:val="24"/>
          <w:szCs w:val="24"/>
        </w:rPr>
      </w:pPr>
      <w:r w:rsidRPr="00362870">
        <w:rPr>
          <w:rFonts w:ascii="Times New Roman" w:hAnsi="Times New Roman" w:cs="Times New Roman"/>
          <w:sz w:val="24"/>
          <w:szCs w:val="24"/>
        </w:rPr>
        <w:t xml:space="preserve">The model provides a customizable tool for policymakers and plan administrators to evaluate the effectiveness of alternative strategies aimed at improving sustainability, and the costs and benefits of taking corrective actions sooner rather than later. </w:t>
      </w:r>
      <w:r>
        <w:rPr>
          <w:rFonts w:ascii="Times New Roman" w:hAnsi="Times New Roman" w:cs="Times New Roman"/>
          <w:sz w:val="24"/>
          <w:szCs w:val="24"/>
        </w:rPr>
        <w:t>It is our hope plan administrators use it.</w:t>
      </w:r>
      <w:r w:rsidRPr="00362870">
        <w:rPr>
          <w:rFonts w:ascii="Times New Roman" w:hAnsi="Times New Roman" w:cs="Times New Roman"/>
          <w:sz w:val="24"/>
          <w:szCs w:val="24"/>
        </w:rPr>
        <w:t xml:space="preserve"> </w:t>
      </w:r>
    </w:p>
    <w:p w14:paraId="3E01D0CB" w14:textId="77777777" w:rsidR="004028CF" w:rsidRDefault="004028CF" w:rsidP="00810C77">
      <w:pPr>
        <w:rPr>
          <w:rFonts w:ascii="Times New Roman" w:hAnsi="Times New Roman" w:cs="Times New Roman"/>
          <w:sz w:val="24"/>
          <w:szCs w:val="24"/>
        </w:rPr>
      </w:pPr>
    </w:p>
    <w:p w14:paraId="20F01260" w14:textId="77777777" w:rsidR="00EF5C06" w:rsidRDefault="00EF5C06">
      <w:pPr>
        <w:rPr>
          <w:rFonts w:ascii="Times New Roman" w:hAnsi="Times New Roman" w:cs="Times New Roman"/>
          <w:sz w:val="24"/>
          <w:szCs w:val="24"/>
        </w:rPr>
      </w:pPr>
      <w:r>
        <w:rPr>
          <w:rFonts w:ascii="Times New Roman" w:hAnsi="Times New Roman" w:cs="Times New Roman"/>
          <w:sz w:val="24"/>
          <w:szCs w:val="24"/>
        </w:rPr>
        <w:br w:type="page"/>
      </w:r>
    </w:p>
    <w:p w14:paraId="3813C762" w14:textId="1B06A1E8" w:rsidR="008D50A2" w:rsidRDefault="00EF5C06" w:rsidP="00EF5C06">
      <w:pPr>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72A6E023" w14:textId="6DD7B07D" w:rsidR="00EF5C06" w:rsidRDefault="00EF5C06" w:rsidP="00EF5C06">
      <w:pPr>
        <w:rPr>
          <w:rFonts w:ascii="Times New Roman" w:hAnsi="Times New Roman" w:cs="Times New Roman"/>
          <w:sz w:val="24"/>
          <w:szCs w:val="24"/>
        </w:rPr>
      </w:pPr>
      <w:r>
        <w:rPr>
          <w:rFonts w:ascii="Times New Roman" w:hAnsi="Times New Roman" w:cs="Times New Roman"/>
          <w:sz w:val="24"/>
          <w:szCs w:val="24"/>
        </w:rPr>
        <w:t xml:space="preserve">Aubry, </w:t>
      </w:r>
      <w:r w:rsidRPr="00EF5C06">
        <w:rPr>
          <w:rFonts w:ascii="Times New Roman" w:hAnsi="Times New Roman" w:cs="Times New Roman"/>
          <w:sz w:val="24"/>
          <w:szCs w:val="24"/>
        </w:rPr>
        <w:t xml:space="preserve">Jean-Pierre and </w:t>
      </w:r>
      <w:proofErr w:type="spellStart"/>
      <w:r w:rsidRPr="00EF5C06">
        <w:rPr>
          <w:rFonts w:ascii="Times New Roman" w:hAnsi="Times New Roman" w:cs="Times New Roman"/>
          <w:sz w:val="24"/>
          <w:szCs w:val="24"/>
        </w:rPr>
        <w:t>Yimeng</w:t>
      </w:r>
      <w:proofErr w:type="spellEnd"/>
      <w:r w:rsidRPr="00EF5C06">
        <w:rPr>
          <w:rFonts w:ascii="Times New Roman" w:hAnsi="Times New Roman" w:cs="Times New Roman"/>
          <w:sz w:val="24"/>
          <w:szCs w:val="24"/>
        </w:rPr>
        <w:t xml:space="preserve"> Yin</w:t>
      </w:r>
      <w:r>
        <w:rPr>
          <w:rFonts w:ascii="Times New Roman" w:hAnsi="Times New Roman" w:cs="Times New Roman"/>
          <w:sz w:val="24"/>
          <w:szCs w:val="24"/>
        </w:rPr>
        <w:t>, July 2023, “</w:t>
      </w:r>
      <w:r w:rsidRPr="00EF5C06">
        <w:rPr>
          <w:rFonts w:ascii="Times New Roman" w:hAnsi="Times New Roman" w:cs="Times New Roman"/>
          <w:sz w:val="24"/>
          <w:szCs w:val="24"/>
        </w:rPr>
        <w:t>Public Pension Funded Levels</w:t>
      </w:r>
      <w:r>
        <w:rPr>
          <w:rFonts w:ascii="Times New Roman" w:hAnsi="Times New Roman" w:cs="Times New Roman"/>
          <w:sz w:val="24"/>
          <w:szCs w:val="24"/>
        </w:rPr>
        <w:t xml:space="preserve"> </w:t>
      </w:r>
      <w:r w:rsidRPr="00EF5C06">
        <w:rPr>
          <w:rFonts w:ascii="Times New Roman" w:hAnsi="Times New Roman" w:cs="Times New Roman"/>
          <w:sz w:val="24"/>
          <w:szCs w:val="24"/>
        </w:rPr>
        <w:t>Improve Amidst Rising Interest Rates</w:t>
      </w:r>
      <w:r>
        <w:rPr>
          <w:rFonts w:ascii="Times New Roman" w:hAnsi="Times New Roman" w:cs="Times New Roman"/>
          <w:sz w:val="24"/>
          <w:szCs w:val="24"/>
        </w:rPr>
        <w:t>” Boston College Center for Retirement Research Brief</w:t>
      </w:r>
    </w:p>
    <w:p w14:paraId="687DFF65" w14:textId="5BAB7348" w:rsidR="00EF5C06" w:rsidRDefault="00EF5C06" w:rsidP="00575A46">
      <w:pPr>
        <w:rPr>
          <w:rFonts w:ascii="Times New Roman" w:hAnsi="Times New Roman" w:cs="Times New Roman"/>
          <w:sz w:val="24"/>
          <w:szCs w:val="24"/>
        </w:rPr>
      </w:pPr>
      <w:r w:rsidRPr="00EF5C06">
        <w:rPr>
          <w:rFonts w:ascii="Times New Roman" w:hAnsi="Times New Roman" w:cs="Times New Roman"/>
          <w:sz w:val="24"/>
          <w:szCs w:val="24"/>
        </w:rPr>
        <w:t xml:space="preserve">Giesecke, Oliver and Rauh, Joshua D., Trends in State and Local Pension Funds (October 19, 2022). Annual Review of Financial Economics, Volume 15, Forthcoming., Stanford University Graduate School of Business Research Paper No. 4258469, Available at SSRN: </w:t>
      </w:r>
      <w:hyperlink r:id="rId10" w:history="1">
        <w:r w:rsidR="00513252" w:rsidRPr="00662BBA">
          <w:rPr>
            <w:rStyle w:val="Hyperlink"/>
            <w:rFonts w:ascii="Times New Roman" w:hAnsi="Times New Roman" w:cs="Times New Roman"/>
            <w:sz w:val="24"/>
            <w:szCs w:val="24"/>
          </w:rPr>
          <w:t>https://ssrn.com/abstract=4258469</w:t>
        </w:r>
      </w:hyperlink>
    </w:p>
    <w:p w14:paraId="2FF625BB" w14:textId="16D344EF" w:rsidR="00513252" w:rsidRDefault="00513252" w:rsidP="00513252">
      <w:pPr>
        <w:rPr>
          <w:rFonts w:ascii="Times New Roman" w:hAnsi="Times New Roman" w:cs="Times New Roman"/>
          <w:sz w:val="24"/>
          <w:szCs w:val="24"/>
        </w:rPr>
      </w:pPr>
      <w:r w:rsidRPr="00513252">
        <w:rPr>
          <w:rFonts w:ascii="Times New Roman" w:hAnsi="Times New Roman" w:cs="Times New Roman"/>
          <w:sz w:val="24"/>
          <w:szCs w:val="24"/>
        </w:rPr>
        <w:t xml:space="preserve">Lenney, J., F. Schuele, B. Lutz, </w:t>
      </w:r>
      <w:r>
        <w:rPr>
          <w:rFonts w:ascii="Times New Roman" w:hAnsi="Times New Roman" w:cs="Times New Roman"/>
          <w:sz w:val="24"/>
          <w:szCs w:val="24"/>
        </w:rPr>
        <w:t>a</w:t>
      </w:r>
      <w:r w:rsidRPr="00513252">
        <w:rPr>
          <w:rFonts w:ascii="Times New Roman" w:hAnsi="Times New Roman" w:cs="Times New Roman"/>
          <w:sz w:val="24"/>
          <w:szCs w:val="24"/>
        </w:rPr>
        <w:t>nd L. Sheiner (2021): “</w:t>
      </w:r>
      <w:bookmarkStart w:id="13" w:name="_Hlk155524631"/>
      <w:r w:rsidRPr="00513252">
        <w:rPr>
          <w:rFonts w:ascii="Times New Roman" w:hAnsi="Times New Roman" w:cs="Times New Roman"/>
          <w:sz w:val="24"/>
          <w:szCs w:val="24"/>
        </w:rPr>
        <w:t>The Sustainability of State and Local</w:t>
      </w:r>
      <w:r>
        <w:rPr>
          <w:rFonts w:ascii="Times New Roman" w:hAnsi="Times New Roman" w:cs="Times New Roman"/>
          <w:sz w:val="24"/>
          <w:szCs w:val="24"/>
        </w:rPr>
        <w:t xml:space="preserve"> </w:t>
      </w:r>
      <w:r w:rsidRPr="00513252">
        <w:rPr>
          <w:rFonts w:ascii="Times New Roman" w:hAnsi="Times New Roman" w:cs="Times New Roman"/>
          <w:sz w:val="24"/>
          <w:szCs w:val="24"/>
        </w:rPr>
        <w:t xml:space="preserve">Pensions,” </w:t>
      </w:r>
      <w:r w:rsidRPr="006B3BE3">
        <w:rPr>
          <w:rFonts w:ascii="Times New Roman" w:hAnsi="Times New Roman" w:cs="Times New Roman"/>
          <w:i/>
          <w:iCs/>
          <w:sz w:val="24"/>
          <w:szCs w:val="24"/>
        </w:rPr>
        <w:t>Brookings Papers on Economic Activity</w:t>
      </w:r>
      <w:bookmarkEnd w:id="13"/>
      <w:r w:rsidRPr="00513252">
        <w:rPr>
          <w:rFonts w:ascii="Times New Roman" w:hAnsi="Times New Roman" w:cs="Times New Roman"/>
          <w:sz w:val="24"/>
          <w:szCs w:val="24"/>
        </w:rPr>
        <w:t>, pp. 1–48.</w:t>
      </w:r>
    </w:p>
    <w:p w14:paraId="420831B5" w14:textId="3B7283E0" w:rsidR="00513252" w:rsidRDefault="006B3BE3" w:rsidP="006B3BE3">
      <w:pPr>
        <w:rPr>
          <w:rFonts w:ascii="Times New Roman" w:hAnsi="Times New Roman" w:cs="Times New Roman"/>
          <w:sz w:val="24"/>
          <w:szCs w:val="24"/>
        </w:rPr>
      </w:pPr>
      <w:r w:rsidRPr="006B3BE3">
        <w:rPr>
          <w:rFonts w:ascii="Times New Roman" w:hAnsi="Times New Roman" w:cs="Times New Roman"/>
          <w:sz w:val="24"/>
          <w:szCs w:val="24"/>
        </w:rPr>
        <w:t xml:space="preserve">Lucas, D., </w:t>
      </w:r>
      <w:r>
        <w:rPr>
          <w:rFonts w:ascii="Times New Roman" w:hAnsi="Times New Roman" w:cs="Times New Roman"/>
          <w:sz w:val="24"/>
          <w:szCs w:val="24"/>
        </w:rPr>
        <w:t>a</w:t>
      </w:r>
      <w:r w:rsidRPr="006B3BE3">
        <w:rPr>
          <w:rFonts w:ascii="Times New Roman" w:hAnsi="Times New Roman" w:cs="Times New Roman"/>
          <w:sz w:val="24"/>
          <w:szCs w:val="24"/>
        </w:rPr>
        <w:t>nd D. Smith (2020): “How Much Can Collective Defined Contribution Plans Improve</w:t>
      </w:r>
      <w:r>
        <w:rPr>
          <w:rFonts w:ascii="Times New Roman" w:hAnsi="Times New Roman" w:cs="Times New Roman"/>
          <w:sz w:val="24"/>
          <w:szCs w:val="24"/>
        </w:rPr>
        <w:t xml:space="preserve"> </w:t>
      </w:r>
      <w:r w:rsidRPr="006B3BE3">
        <w:rPr>
          <w:rFonts w:ascii="Times New Roman" w:hAnsi="Times New Roman" w:cs="Times New Roman"/>
          <w:sz w:val="24"/>
          <w:szCs w:val="24"/>
        </w:rPr>
        <w:t>Risk-</w:t>
      </w:r>
      <w:proofErr w:type="gramStart"/>
      <w:r w:rsidRPr="006B3BE3">
        <w:rPr>
          <w:rFonts w:ascii="Times New Roman" w:hAnsi="Times New Roman" w:cs="Times New Roman"/>
          <w:sz w:val="24"/>
          <w:szCs w:val="24"/>
        </w:rPr>
        <w:t>Sharing?,</w:t>
      </w:r>
      <w:proofErr w:type="gramEnd"/>
      <w:r w:rsidRPr="006B3BE3">
        <w:rPr>
          <w:rFonts w:ascii="Times New Roman" w:hAnsi="Times New Roman" w:cs="Times New Roman"/>
          <w:sz w:val="24"/>
          <w:szCs w:val="24"/>
        </w:rPr>
        <w:t xml:space="preserve">” </w:t>
      </w:r>
      <w:r w:rsidRPr="006B3BE3">
        <w:rPr>
          <w:rFonts w:ascii="Times New Roman" w:hAnsi="Times New Roman" w:cs="Times New Roman"/>
          <w:i/>
          <w:iCs/>
          <w:sz w:val="24"/>
          <w:szCs w:val="24"/>
        </w:rPr>
        <w:t>Journal of Investment Management</w:t>
      </w:r>
      <w:r w:rsidRPr="006B3BE3">
        <w:rPr>
          <w:rFonts w:ascii="Times New Roman" w:hAnsi="Times New Roman" w:cs="Times New Roman"/>
          <w:sz w:val="24"/>
          <w:szCs w:val="24"/>
        </w:rPr>
        <w:t>, 18(3).</w:t>
      </w:r>
    </w:p>
    <w:p w14:paraId="2732BCEE" w14:textId="233E8C3B" w:rsidR="00545066" w:rsidRDefault="00545066" w:rsidP="006B3BE3">
      <w:pPr>
        <w:rPr>
          <w:rFonts w:ascii="Times New Roman" w:hAnsi="Times New Roman" w:cs="Times New Roman"/>
          <w:sz w:val="24"/>
          <w:szCs w:val="24"/>
        </w:rPr>
      </w:pPr>
      <w:r>
        <w:rPr>
          <w:rFonts w:ascii="Times New Roman" w:hAnsi="Times New Roman" w:cs="Times New Roman"/>
          <w:sz w:val="24"/>
          <w:szCs w:val="24"/>
        </w:rPr>
        <w:t>Lucas, D. (2021), “Discussion of ‘</w:t>
      </w:r>
      <w:r w:rsidRPr="00513252">
        <w:rPr>
          <w:rFonts w:ascii="Times New Roman" w:hAnsi="Times New Roman" w:cs="Times New Roman"/>
          <w:sz w:val="24"/>
          <w:szCs w:val="24"/>
        </w:rPr>
        <w:t>The Sustainability of State and Local</w:t>
      </w:r>
      <w:r>
        <w:rPr>
          <w:rFonts w:ascii="Times New Roman" w:hAnsi="Times New Roman" w:cs="Times New Roman"/>
          <w:sz w:val="24"/>
          <w:szCs w:val="24"/>
        </w:rPr>
        <w:t xml:space="preserve"> </w:t>
      </w:r>
      <w:r w:rsidRPr="00513252">
        <w:rPr>
          <w:rFonts w:ascii="Times New Roman" w:hAnsi="Times New Roman" w:cs="Times New Roman"/>
          <w:sz w:val="24"/>
          <w:szCs w:val="24"/>
        </w:rPr>
        <w:t xml:space="preserve">Pensions,” </w:t>
      </w:r>
      <w:r w:rsidRPr="006B3BE3">
        <w:rPr>
          <w:rFonts w:ascii="Times New Roman" w:hAnsi="Times New Roman" w:cs="Times New Roman"/>
          <w:i/>
          <w:iCs/>
          <w:sz w:val="24"/>
          <w:szCs w:val="24"/>
        </w:rPr>
        <w:t>Brookings Papers on Economic Activity</w:t>
      </w:r>
      <w:r>
        <w:rPr>
          <w:rFonts w:ascii="Times New Roman" w:hAnsi="Times New Roman" w:cs="Times New Roman"/>
          <w:sz w:val="24"/>
          <w:szCs w:val="24"/>
        </w:rPr>
        <w:t>”</w:t>
      </w:r>
    </w:p>
    <w:p w14:paraId="31968003" w14:textId="5DFDF5EF" w:rsidR="00361201" w:rsidRDefault="00121946" w:rsidP="00121946">
      <w:pPr>
        <w:rPr>
          <w:rFonts w:ascii="Times New Roman" w:hAnsi="Times New Roman" w:cs="Times New Roman"/>
          <w:sz w:val="24"/>
          <w:szCs w:val="24"/>
        </w:rPr>
      </w:pPr>
      <w:r w:rsidRPr="00121946">
        <w:rPr>
          <w:rFonts w:ascii="Times New Roman" w:hAnsi="Times New Roman" w:cs="Times New Roman"/>
          <w:sz w:val="24"/>
          <w:szCs w:val="24"/>
        </w:rPr>
        <w:t>Mennis, Greg, Susan Banta, and David Draine. 2018. “Assessing the Risk of</w:t>
      </w:r>
      <w:r>
        <w:rPr>
          <w:rFonts w:ascii="Times New Roman" w:hAnsi="Times New Roman" w:cs="Times New Roman"/>
          <w:sz w:val="24"/>
          <w:szCs w:val="24"/>
        </w:rPr>
        <w:t xml:space="preserve"> </w:t>
      </w:r>
      <w:r w:rsidRPr="00121946">
        <w:rPr>
          <w:rFonts w:ascii="Times New Roman" w:hAnsi="Times New Roman" w:cs="Times New Roman"/>
          <w:sz w:val="24"/>
          <w:szCs w:val="24"/>
        </w:rPr>
        <w:t>Fiscal Distress for Public Pensions: State Stress Test Analysis.” Working Paper.</w:t>
      </w:r>
      <w:r>
        <w:rPr>
          <w:rFonts w:ascii="Times New Roman" w:hAnsi="Times New Roman" w:cs="Times New Roman"/>
          <w:sz w:val="24"/>
          <w:szCs w:val="24"/>
        </w:rPr>
        <w:t xml:space="preserve"> </w:t>
      </w:r>
      <w:r w:rsidRPr="00121946">
        <w:rPr>
          <w:rFonts w:ascii="Times New Roman" w:hAnsi="Times New Roman" w:cs="Times New Roman"/>
          <w:sz w:val="24"/>
          <w:szCs w:val="24"/>
        </w:rPr>
        <w:t xml:space="preserve">Cambridge, Mass.: </w:t>
      </w:r>
      <w:proofErr w:type="spellStart"/>
      <w:r w:rsidRPr="00121946">
        <w:rPr>
          <w:rFonts w:ascii="Times New Roman" w:hAnsi="Times New Roman" w:cs="Times New Roman"/>
          <w:sz w:val="24"/>
          <w:szCs w:val="24"/>
        </w:rPr>
        <w:t>Mossavar</w:t>
      </w:r>
      <w:proofErr w:type="spellEnd"/>
      <w:r w:rsidRPr="00121946">
        <w:rPr>
          <w:rFonts w:ascii="Times New Roman" w:hAnsi="Times New Roman" w:cs="Times New Roman"/>
          <w:sz w:val="24"/>
          <w:szCs w:val="24"/>
        </w:rPr>
        <w:t>-Rahmani Center for Business and Government,</w:t>
      </w:r>
      <w:r>
        <w:rPr>
          <w:rFonts w:ascii="Times New Roman" w:hAnsi="Times New Roman" w:cs="Times New Roman"/>
          <w:sz w:val="24"/>
          <w:szCs w:val="24"/>
        </w:rPr>
        <w:t xml:space="preserve"> </w:t>
      </w:r>
      <w:r w:rsidRPr="00121946">
        <w:rPr>
          <w:rFonts w:ascii="Times New Roman" w:hAnsi="Times New Roman" w:cs="Times New Roman"/>
          <w:sz w:val="24"/>
          <w:szCs w:val="24"/>
        </w:rPr>
        <w:t>Harvard Kennedy School.</w:t>
      </w:r>
    </w:p>
    <w:p w14:paraId="71E0F02F" w14:textId="5D6B3A14" w:rsidR="00361201" w:rsidRDefault="00361201">
      <w:pPr>
        <w:rPr>
          <w:rFonts w:ascii="Times New Roman" w:hAnsi="Times New Roman" w:cs="Times New Roman"/>
          <w:sz w:val="24"/>
          <w:szCs w:val="24"/>
        </w:rPr>
      </w:pPr>
      <w:r>
        <w:rPr>
          <w:rFonts w:ascii="Times New Roman" w:hAnsi="Times New Roman" w:cs="Times New Roman"/>
          <w:sz w:val="24"/>
          <w:szCs w:val="24"/>
        </w:rPr>
        <w:br w:type="page"/>
      </w:r>
    </w:p>
    <w:p w14:paraId="70F05531" w14:textId="21558D1D" w:rsidR="00AC4256" w:rsidRDefault="00361201" w:rsidP="006B3BE3">
      <w:pPr>
        <w:rPr>
          <w:rFonts w:ascii="Times New Roman" w:hAnsi="Times New Roman" w:cs="Times New Roman"/>
          <w:sz w:val="24"/>
          <w:szCs w:val="24"/>
        </w:rPr>
      </w:pPr>
      <w:r>
        <w:rPr>
          <w:rFonts w:ascii="Times New Roman" w:hAnsi="Times New Roman" w:cs="Times New Roman"/>
          <w:sz w:val="24"/>
          <w:szCs w:val="24"/>
        </w:rPr>
        <w:lastRenderedPageBreak/>
        <w:t>Figures</w:t>
      </w:r>
      <w:r w:rsidR="00AC4256">
        <w:rPr>
          <w:rFonts w:ascii="Times New Roman" w:hAnsi="Times New Roman" w:cs="Times New Roman"/>
          <w:sz w:val="24"/>
          <w:szCs w:val="24"/>
        </w:rPr>
        <w:t xml:space="preserve"> &amp; Tables</w:t>
      </w:r>
      <w:r>
        <w:rPr>
          <w:rFonts w:ascii="Times New Roman" w:hAnsi="Times New Roman" w:cs="Times New Roman"/>
          <w:sz w:val="24"/>
          <w:szCs w:val="24"/>
        </w:rPr>
        <w:t xml:space="preserve"> to update/modify/reproduce from Lenny et. al.</w:t>
      </w:r>
    </w:p>
    <w:p w14:paraId="6A13568B" w14:textId="3FC30406" w:rsidR="00AC4256" w:rsidRDefault="00AC4256" w:rsidP="006B3BE3">
      <w:pPr>
        <w:rPr>
          <w:rFonts w:ascii="Times New Roman" w:hAnsi="Times New Roman" w:cs="Times New Roman"/>
          <w:sz w:val="24"/>
          <w:szCs w:val="24"/>
        </w:rPr>
      </w:pPr>
      <w:r>
        <w:rPr>
          <w:rFonts w:ascii="Times New Roman" w:hAnsi="Times New Roman" w:cs="Times New Roman"/>
          <w:sz w:val="24"/>
          <w:szCs w:val="24"/>
        </w:rPr>
        <w:t>Table 1: Summary Statistics</w:t>
      </w:r>
    </w:p>
    <w:p w14:paraId="377E409C" w14:textId="47357EAA" w:rsidR="00AC4256" w:rsidRDefault="00AC4256" w:rsidP="006B3BE3">
      <w:pPr>
        <w:rPr>
          <w:rFonts w:ascii="Times New Roman" w:hAnsi="Times New Roman" w:cs="Times New Roman"/>
          <w:sz w:val="24"/>
          <w:szCs w:val="24"/>
        </w:rPr>
      </w:pPr>
      <w:r>
        <w:rPr>
          <w:rFonts w:ascii="Times New Roman" w:hAnsi="Times New Roman" w:cs="Times New Roman"/>
          <w:sz w:val="24"/>
          <w:szCs w:val="24"/>
        </w:rPr>
        <w:t>They do weighted and equally weighted, could do the same or not</w:t>
      </w:r>
    </w:p>
    <w:p w14:paraId="58642225" w14:textId="069531B9" w:rsidR="00AC4256" w:rsidRDefault="00AC4256" w:rsidP="006B3BE3">
      <w:pPr>
        <w:rPr>
          <w:rFonts w:ascii="Times New Roman" w:hAnsi="Times New Roman" w:cs="Times New Roman"/>
          <w:sz w:val="24"/>
          <w:szCs w:val="24"/>
        </w:rPr>
      </w:pPr>
      <w:r>
        <w:rPr>
          <w:rFonts w:ascii="Times New Roman" w:hAnsi="Times New Roman" w:cs="Times New Roman"/>
          <w:sz w:val="24"/>
          <w:szCs w:val="24"/>
        </w:rPr>
        <w:t>They have asset/liabilities; unfunded liabilities/payroll; total pension contributions/payroll; active members/retired members; projected percent active member growth; # observations</w:t>
      </w:r>
    </w:p>
    <w:p w14:paraId="24A135CA" w14:textId="1145D02C" w:rsidR="00AC4256" w:rsidRDefault="00AC4256" w:rsidP="006B3BE3">
      <w:pPr>
        <w:rPr>
          <w:rFonts w:ascii="Times New Roman" w:hAnsi="Times New Roman" w:cs="Times New Roman"/>
          <w:sz w:val="24"/>
          <w:szCs w:val="24"/>
        </w:rPr>
      </w:pPr>
      <w:r>
        <w:rPr>
          <w:rFonts w:ascii="Times New Roman" w:hAnsi="Times New Roman" w:cs="Times New Roman"/>
          <w:sz w:val="24"/>
          <w:szCs w:val="24"/>
        </w:rPr>
        <w:t>Table 2: percentage point increase in contribution rate required (for different stabilization goals, as function of assumed real rate of return)</w:t>
      </w:r>
    </w:p>
    <w:p w14:paraId="1B6F4EF5" w14:textId="4452BB13" w:rsidR="000C0AD3" w:rsidRDefault="00AC4256" w:rsidP="006B3BE3">
      <w:pPr>
        <w:rPr>
          <w:rFonts w:ascii="Times New Roman" w:hAnsi="Times New Roman" w:cs="Times New Roman"/>
          <w:sz w:val="24"/>
          <w:szCs w:val="24"/>
        </w:rPr>
      </w:pPr>
      <w:r>
        <w:rPr>
          <w:rFonts w:ascii="Times New Roman" w:hAnsi="Times New Roman" w:cs="Times New Roman"/>
          <w:sz w:val="24"/>
          <w:szCs w:val="24"/>
        </w:rPr>
        <w:t xml:space="preserve">We should think about what our metric in the same spirit would be, e.g., percentage point increase in contribution rate required to bring probability of experiencing a shortfall within next 20 years to less than </w:t>
      </w:r>
      <w:r w:rsidR="0034792E">
        <w:rPr>
          <w:rFonts w:ascii="Times New Roman" w:hAnsi="Times New Roman" w:cs="Times New Roman"/>
          <w:sz w:val="24"/>
          <w:szCs w:val="24"/>
        </w:rPr>
        <w:t>.5%; 1%;</w:t>
      </w:r>
      <w:r>
        <w:rPr>
          <w:rFonts w:ascii="Times New Roman" w:hAnsi="Times New Roman" w:cs="Times New Roman"/>
          <w:sz w:val="24"/>
          <w:szCs w:val="24"/>
        </w:rPr>
        <w:t xml:space="preserve"> </w:t>
      </w:r>
      <w:r w:rsidR="0034792E">
        <w:rPr>
          <w:rFonts w:ascii="Times New Roman" w:hAnsi="Times New Roman" w:cs="Times New Roman"/>
          <w:sz w:val="24"/>
          <w:szCs w:val="24"/>
        </w:rPr>
        <w:t xml:space="preserve">3%. </w:t>
      </w:r>
    </w:p>
    <w:p w14:paraId="271DB5E2" w14:textId="3F0F9D4B" w:rsidR="00AC4256" w:rsidRDefault="001C5B3E" w:rsidP="006B3BE3">
      <w:pPr>
        <w:rPr>
          <w:rFonts w:ascii="Times New Roman" w:hAnsi="Times New Roman" w:cs="Times New Roman"/>
          <w:sz w:val="24"/>
          <w:szCs w:val="24"/>
        </w:rPr>
      </w:pPr>
      <w:r w:rsidRPr="001C5B3E">
        <w:rPr>
          <w:rFonts w:ascii="Times New Roman" w:hAnsi="Times New Roman" w:cs="Times New Roman"/>
          <w:sz w:val="24"/>
          <w:szCs w:val="24"/>
        </w:rPr>
        <w:t xml:space="preserve">This is a description of what would make sense plan by plan to show. </w:t>
      </w:r>
      <w:r w:rsidR="0034792E">
        <w:rPr>
          <w:rFonts w:ascii="Times New Roman" w:hAnsi="Times New Roman" w:cs="Times New Roman"/>
          <w:sz w:val="24"/>
          <w:szCs w:val="24"/>
        </w:rPr>
        <w:t>Not sure this is a good number to report unconditionally across plans. Maybe report it</w:t>
      </w:r>
      <w:r>
        <w:rPr>
          <w:rFonts w:ascii="Times New Roman" w:hAnsi="Times New Roman" w:cs="Times New Roman"/>
          <w:sz w:val="24"/>
          <w:szCs w:val="24"/>
        </w:rPr>
        <w:t xml:space="preserve"> in aggregate</w:t>
      </w:r>
      <w:r w:rsidR="0034792E">
        <w:rPr>
          <w:rFonts w:ascii="Times New Roman" w:hAnsi="Times New Roman" w:cs="Times New Roman"/>
          <w:sz w:val="24"/>
          <w:szCs w:val="24"/>
        </w:rPr>
        <w:t xml:space="preserve"> for plans that are underfunded by some minimum percentage amount, e.g., 20%. This idea of experiencing a shortfall over some period is a cumulative notion. It would be counting the fraction of sample paths that ended in insolvency over each horizon. </w:t>
      </w:r>
      <w:r>
        <w:rPr>
          <w:rFonts w:ascii="Times New Roman" w:hAnsi="Times New Roman" w:cs="Times New Roman"/>
          <w:sz w:val="24"/>
          <w:szCs w:val="24"/>
        </w:rPr>
        <w:t>See notes below on their Figure 6 also.</w:t>
      </w:r>
    </w:p>
    <w:p w14:paraId="2BE30A7D" w14:textId="6298CCD2" w:rsidR="0034792E" w:rsidRDefault="000C0AD3" w:rsidP="006B3BE3">
      <w:pPr>
        <w:rPr>
          <w:rFonts w:ascii="Times New Roman" w:hAnsi="Times New Roman" w:cs="Times New Roman"/>
          <w:sz w:val="24"/>
          <w:szCs w:val="24"/>
        </w:rPr>
      </w:pPr>
      <w:r>
        <w:rPr>
          <w:rFonts w:ascii="Times New Roman" w:hAnsi="Times New Roman" w:cs="Times New Roman"/>
          <w:sz w:val="24"/>
          <w:szCs w:val="24"/>
        </w:rPr>
        <w:t>Figure 1 Average S&amp;L funding ratios using AA</w:t>
      </w:r>
      <w:r w:rsidR="00A90BF6">
        <w:rPr>
          <w:rFonts w:ascii="Times New Roman" w:hAnsi="Times New Roman" w:cs="Times New Roman"/>
          <w:sz w:val="24"/>
          <w:szCs w:val="24"/>
        </w:rPr>
        <w:t>A</w:t>
      </w:r>
      <w:r>
        <w:rPr>
          <w:rFonts w:ascii="Times New Roman" w:hAnsi="Times New Roman" w:cs="Times New Roman"/>
          <w:sz w:val="24"/>
          <w:szCs w:val="24"/>
        </w:rPr>
        <w:t xml:space="preserve"> corporate bond rates, 2002 to 2018. </w:t>
      </w:r>
    </w:p>
    <w:p w14:paraId="0BA328F6" w14:textId="6FEF070C" w:rsidR="00A90BF6" w:rsidRDefault="000C0AD3" w:rsidP="006B3BE3">
      <w:pPr>
        <w:rPr>
          <w:rFonts w:ascii="Times New Roman" w:hAnsi="Times New Roman" w:cs="Times New Roman"/>
          <w:sz w:val="24"/>
          <w:szCs w:val="24"/>
        </w:rPr>
      </w:pPr>
      <w:r>
        <w:rPr>
          <w:rFonts w:ascii="Times New Roman" w:hAnsi="Times New Roman" w:cs="Times New Roman"/>
          <w:sz w:val="24"/>
          <w:szCs w:val="24"/>
        </w:rPr>
        <w:t xml:space="preserve">We </w:t>
      </w:r>
      <w:r w:rsidR="00A90BF6">
        <w:rPr>
          <w:rFonts w:ascii="Times New Roman" w:hAnsi="Times New Roman" w:cs="Times New Roman"/>
          <w:sz w:val="24"/>
          <w:szCs w:val="24"/>
        </w:rPr>
        <w:t>probably</w:t>
      </w:r>
      <w:r>
        <w:rPr>
          <w:rFonts w:ascii="Times New Roman" w:hAnsi="Times New Roman" w:cs="Times New Roman"/>
          <w:sz w:val="24"/>
          <w:szCs w:val="24"/>
        </w:rPr>
        <w:t xml:space="preserve"> want to show</w:t>
      </w:r>
      <w:r w:rsidR="00A90BF6">
        <w:rPr>
          <w:rFonts w:ascii="Times New Roman" w:hAnsi="Times New Roman" w:cs="Times New Roman"/>
          <w:sz w:val="24"/>
          <w:szCs w:val="24"/>
        </w:rPr>
        <w:t xml:space="preserve"> both official and AAA-discounted funding ratios. Can May help us get this from historical data, BC, Rauh, or elsewhere? Lenny paper gets #s from Financial Accounts of the United States and cites Hoops, Smith and Stefanescu (2016).</w:t>
      </w:r>
    </w:p>
    <w:p w14:paraId="38376920" w14:textId="069F5D2D" w:rsidR="000C0AD3" w:rsidRDefault="00A90BF6" w:rsidP="006B3BE3">
      <w:pPr>
        <w:rPr>
          <w:rFonts w:ascii="Times New Roman" w:hAnsi="Times New Roman" w:cs="Times New Roman"/>
          <w:sz w:val="24"/>
          <w:szCs w:val="24"/>
        </w:rPr>
      </w:pPr>
      <w:r>
        <w:rPr>
          <w:rFonts w:ascii="Times New Roman" w:hAnsi="Times New Roman" w:cs="Times New Roman"/>
          <w:sz w:val="24"/>
          <w:szCs w:val="24"/>
        </w:rPr>
        <w:t>Could compare the # of surprise crises with the different measures to maybe support idea that AAA ratio is somehow more telling (although if one is just a stable fraction of the other, it wouldn’t make that much difference).</w:t>
      </w:r>
    </w:p>
    <w:p w14:paraId="2AC64970" w14:textId="04997C5A" w:rsidR="00B52D1A" w:rsidRDefault="00B52D1A" w:rsidP="006B3BE3">
      <w:pPr>
        <w:rPr>
          <w:rFonts w:ascii="Times New Roman" w:hAnsi="Times New Roman" w:cs="Times New Roman"/>
          <w:sz w:val="24"/>
          <w:szCs w:val="24"/>
        </w:rPr>
      </w:pPr>
      <w:r>
        <w:rPr>
          <w:rFonts w:ascii="Times New Roman" w:hAnsi="Times New Roman" w:cs="Times New Roman"/>
          <w:sz w:val="24"/>
          <w:szCs w:val="24"/>
        </w:rPr>
        <w:t>Figure</w:t>
      </w:r>
      <w:r w:rsidR="00F85DDB">
        <w:rPr>
          <w:rFonts w:ascii="Times New Roman" w:hAnsi="Times New Roman" w:cs="Times New Roman"/>
          <w:sz w:val="24"/>
          <w:szCs w:val="24"/>
        </w:rPr>
        <w:t>s</w:t>
      </w:r>
      <w:r>
        <w:rPr>
          <w:rFonts w:ascii="Times New Roman" w:hAnsi="Times New Roman" w:cs="Times New Roman"/>
          <w:sz w:val="24"/>
          <w:szCs w:val="24"/>
        </w:rPr>
        <w:t xml:space="preserve"> 2</w:t>
      </w:r>
      <w:r w:rsidR="004F108B">
        <w:rPr>
          <w:rFonts w:ascii="Times New Roman" w:hAnsi="Times New Roman" w:cs="Times New Roman"/>
          <w:sz w:val="24"/>
          <w:szCs w:val="24"/>
        </w:rPr>
        <w:t>, 3</w:t>
      </w:r>
      <w:r>
        <w:rPr>
          <w:rFonts w:ascii="Times New Roman" w:hAnsi="Times New Roman" w:cs="Times New Roman"/>
          <w:sz w:val="24"/>
          <w:szCs w:val="24"/>
        </w:rPr>
        <w:t xml:space="preserve"> </w:t>
      </w:r>
      <w:r w:rsidR="00F85DDB">
        <w:rPr>
          <w:rFonts w:ascii="Times New Roman" w:hAnsi="Times New Roman" w:cs="Times New Roman"/>
          <w:sz w:val="24"/>
          <w:szCs w:val="24"/>
        </w:rPr>
        <w:t xml:space="preserve">&amp; </w:t>
      </w:r>
      <w:r w:rsidR="004F108B">
        <w:rPr>
          <w:rFonts w:ascii="Times New Roman" w:hAnsi="Times New Roman" w:cs="Times New Roman"/>
          <w:sz w:val="24"/>
          <w:szCs w:val="24"/>
        </w:rPr>
        <w:t>4</w:t>
      </w:r>
      <w:r w:rsidR="00F85DDB">
        <w:rPr>
          <w:rFonts w:ascii="Times New Roman" w:hAnsi="Times New Roman" w:cs="Times New Roman"/>
          <w:sz w:val="24"/>
          <w:szCs w:val="24"/>
        </w:rPr>
        <w:t xml:space="preserve"> are</w:t>
      </w:r>
      <w:r>
        <w:rPr>
          <w:rFonts w:ascii="Times New Roman" w:hAnsi="Times New Roman" w:cs="Times New Roman"/>
          <w:sz w:val="24"/>
          <w:szCs w:val="24"/>
        </w:rPr>
        <w:t xml:space="preserve"> macro</w:t>
      </w:r>
      <w:r w:rsidR="00F85DDB">
        <w:rPr>
          <w:rFonts w:ascii="Times New Roman" w:hAnsi="Times New Roman" w:cs="Times New Roman"/>
          <w:sz w:val="24"/>
          <w:szCs w:val="24"/>
        </w:rPr>
        <w:t>/demographics</w:t>
      </w:r>
      <w:r>
        <w:rPr>
          <w:rFonts w:ascii="Times New Roman" w:hAnsi="Times New Roman" w:cs="Times New Roman"/>
          <w:sz w:val="24"/>
          <w:szCs w:val="24"/>
        </w:rPr>
        <w:t>; don’t need to revisit</w:t>
      </w:r>
    </w:p>
    <w:p w14:paraId="0F44452A" w14:textId="262C8FFD" w:rsidR="00135AA7" w:rsidRDefault="00135AA7" w:rsidP="006B3BE3">
      <w:pPr>
        <w:rPr>
          <w:rFonts w:ascii="Times New Roman" w:hAnsi="Times New Roman" w:cs="Times New Roman"/>
          <w:sz w:val="24"/>
          <w:szCs w:val="24"/>
        </w:rPr>
      </w:pPr>
      <w:r>
        <w:rPr>
          <w:rFonts w:ascii="Times New Roman" w:hAnsi="Times New Roman" w:cs="Times New Roman"/>
          <w:sz w:val="24"/>
          <w:szCs w:val="24"/>
        </w:rPr>
        <w:t>Figure 5 pension assets to GDP also not relevant because not assessing aggregate burden and because problems with asset return assumptions in original</w:t>
      </w:r>
    </w:p>
    <w:p w14:paraId="169CA84A" w14:textId="6980F4EB" w:rsidR="00A2653A" w:rsidRDefault="00A2653A" w:rsidP="006B3BE3">
      <w:pPr>
        <w:rPr>
          <w:rFonts w:ascii="Times New Roman" w:hAnsi="Times New Roman" w:cs="Times New Roman"/>
          <w:sz w:val="24"/>
          <w:szCs w:val="24"/>
        </w:rPr>
      </w:pPr>
      <w:r>
        <w:rPr>
          <w:rFonts w:ascii="Times New Roman" w:hAnsi="Times New Roman" w:cs="Times New Roman"/>
          <w:sz w:val="24"/>
          <w:szCs w:val="24"/>
        </w:rPr>
        <w:t>Figure 6 is percent of total liabilities in plans that exhaust their assets over various time horizons</w:t>
      </w:r>
      <w:r w:rsidR="001C5B3E">
        <w:rPr>
          <w:rFonts w:ascii="Times New Roman" w:hAnsi="Times New Roman" w:cs="Times New Roman"/>
          <w:sz w:val="24"/>
          <w:szCs w:val="24"/>
        </w:rPr>
        <w:t xml:space="preserve"> as a function of constant assumed rate of return. Percentage of total liabilities AND value of total liabilities in plans that exhaust in different years could be a good way to illustrate aggregate magnitudes, and doesn’t require just looking at plans already below some funding ratio as suggested in Figure 2 notes above. But overall paper emphasis will be more on Figure 2 cross-section. </w:t>
      </w:r>
    </w:p>
    <w:p w14:paraId="1340C88C" w14:textId="5C9C62E8" w:rsidR="001C5B3E" w:rsidRDefault="004D0D78" w:rsidP="006B3BE3">
      <w:pPr>
        <w:rPr>
          <w:rFonts w:ascii="Times New Roman" w:hAnsi="Times New Roman" w:cs="Times New Roman"/>
          <w:sz w:val="24"/>
          <w:szCs w:val="24"/>
        </w:rPr>
      </w:pPr>
      <w:r>
        <w:rPr>
          <w:rFonts w:ascii="Times New Roman" w:hAnsi="Times New Roman" w:cs="Times New Roman"/>
          <w:sz w:val="24"/>
          <w:szCs w:val="24"/>
        </w:rPr>
        <w:t>Figure</w:t>
      </w:r>
      <w:r w:rsidR="00142010">
        <w:rPr>
          <w:rFonts w:ascii="Times New Roman" w:hAnsi="Times New Roman" w:cs="Times New Roman"/>
          <w:sz w:val="24"/>
          <w:szCs w:val="24"/>
        </w:rPr>
        <w:t>s</w:t>
      </w:r>
      <w:r>
        <w:rPr>
          <w:rFonts w:ascii="Times New Roman" w:hAnsi="Times New Roman" w:cs="Times New Roman"/>
          <w:sz w:val="24"/>
          <w:szCs w:val="24"/>
        </w:rPr>
        <w:t xml:space="preserve"> 7</w:t>
      </w:r>
      <w:r w:rsidR="00142010">
        <w:rPr>
          <w:rFonts w:ascii="Times New Roman" w:hAnsi="Times New Roman" w:cs="Times New Roman"/>
          <w:sz w:val="24"/>
          <w:szCs w:val="24"/>
        </w:rPr>
        <w:t>,8</w:t>
      </w:r>
      <w:r>
        <w:rPr>
          <w:rFonts w:ascii="Times New Roman" w:hAnsi="Times New Roman" w:cs="Times New Roman"/>
          <w:sz w:val="24"/>
          <w:szCs w:val="24"/>
        </w:rPr>
        <w:t xml:space="preserve"> looks at </w:t>
      </w:r>
      <w:r w:rsidR="000F1E19">
        <w:rPr>
          <w:rFonts w:ascii="Times New Roman" w:hAnsi="Times New Roman" w:cs="Times New Roman"/>
          <w:sz w:val="24"/>
          <w:szCs w:val="24"/>
        </w:rPr>
        <w:t xml:space="preserve">liabilities to GDP under different start dates for stabilizing that ratio with a permanent increase in contributions that accomplishes stabilization. </w:t>
      </w:r>
    </w:p>
    <w:p w14:paraId="3A298911" w14:textId="77777777" w:rsidR="00142010" w:rsidRDefault="000F1E19" w:rsidP="006B3BE3">
      <w:pPr>
        <w:rPr>
          <w:rFonts w:ascii="Times New Roman" w:hAnsi="Times New Roman" w:cs="Times New Roman"/>
          <w:sz w:val="24"/>
          <w:szCs w:val="24"/>
        </w:rPr>
      </w:pPr>
      <w:r>
        <w:rPr>
          <w:rFonts w:ascii="Times New Roman" w:hAnsi="Times New Roman" w:cs="Times New Roman"/>
          <w:sz w:val="24"/>
          <w:szCs w:val="24"/>
        </w:rPr>
        <w:t xml:space="preserve">This sort of question is addressed in the notes above to Figure 2, suggesting we see how much contribution rates would have to rise to keep the likelihood of exhaustion over some horizon below some threshold. We could ask, how much higher would the future contribution have to be </w:t>
      </w:r>
      <w:r>
        <w:rPr>
          <w:rFonts w:ascii="Times New Roman" w:hAnsi="Times New Roman" w:cs="Times New Roman"/>
          <w:sz w:val="24"/>
          <w:szCs w:val="24"/>
        </w:rPr>
        <w:lastRenderedPageBreak/>
        <w:t>to stabilize this under (1) a variety of investment strategies; and (2) under a variety of waiting periods to start increasing contributions (immediate; 5 years; 10 years; 15 years; 20 years).</w:t>
      </w:r>
      <w:r w:rsidR="00142010">
        <w:rPr>
          <w:rFonts w:ascii="Times New Roman" w:hAnsi="Times New Roman" w:cs="Times New Roman"/>
          <w:sz w:val="24"/>
          <w:szCs w:val="24"/>
        </w:rPr>
        <w:t xml:space="preserve"> </w:t>
      </w:r>
    </w:p>
    <w:p w14:paraId="719872A0" w14:textId="65DFAD28" w:rsidR="000F1E19" w:rsidRDefault="00142010" w:rsidP="006B3BE3">
      <w:pPr>
        <w:rPr>
          <w:rFonts w:ascii="Times New Roman" w:hAnsi="Times New Roman" w:cs="Times New Roman"/>
          <w:sz w:val="24"/>
          <w:szCs w:val="24"/>
        </w:rPr>
      </w:pPr>
      <w:r>
        <w:rPr>
          <w:rFonts w:ascii="Times New Roman" w:hAnsi="Times New Roman" w:cs="Times New Roman"/>
          <w:sz w:val="24"/>
          <w:szCs w:val="24"/>
        </w:rPr>
        <w:t>Figure 9 shows distribution of contribution rate increases (as share of actuarial liabilities) to achieve different measures of stability.  We could similarly show distribution of contribution rate increases to achieve threshold probability for solvency over preferred horizon.</w:t>
      </w:r>
    </w:p>
    <w:p w14:paraId="5102B4AB" w14:textId="6EA775C1" w:rsidR="00537A48" w:rsidRDefault="00537A48" w:rsidP="006B3BE3">
      <w:pPr>
        <w:rPr>
          <w:rFonts w:ascii="Times New Roman" w:hAnsi="Times New Roman" w:cs="Times New Roman"/>
          <w:sz w:val="24"/>
          <w:szCs w:val="24"/>
        </w:rPr>
      </w:pPr>
      <w:r>
        <w:rPr>
          <w:rFonts w:ascii="Times New Roman" w:hAnsi="Times New Roman" w:cs="Times New Roman"/>
          <w:sz w:val="24"/>
          <w:szCs w:val="24"/>
        </w:rPr>
        <w:t>Figure 10 is more interesting. It is a scatterplot of needed funding increase to achieve stability goal by funded ratio, with a regression line. We can do the analogous plots for whatever we choose to define as stability targets. Also to see how this varies with different investment strategies.</w:t>
      </w:r>
    </w:p>
    <w:p w14:paraId="295D50FF" w14:textId="73CDC258" w:rsidR="009B4309" w:rsidRDefault="009B4309" w:rsidP="006B3BE3">
      <w:pPr>
        <w:rPr>
          <w:rFonts w:ascii="Times New Roman" w:hAnsi="Times New Roman" w:cs="Times New Roman"/>
          <w:sz w:val="24"/>
          <w:szCs w:val="24"/>
        </w:rPr>
      </w:pPr>
      <w:r>
        <w:rPr>
          <w:rFonts w:ascii="Times New Roman" w:hAnsi="Times New Roman" w:cs="Times New Roman"/>
          <w:sz w:val="24"/>
          <w:szCs w:val="24"/>
        </w:rPr>
        <w:t xml:space="preserve">Figure 11 looks at effects of pension plan reforms on what is needed for stabilization. They ask, had recent reforms not happened, how much more would contributions have to be raised to stabilize? They report this by plan, divided between benefit reforms that were undertaken and changes in contribution rates that have already happened since 2007. </w:t>
      </w:r>
    </w:p>
    <w:p w14:paraId="4CBE4426" w14:textId="7C0956A0" w:rsidR="009B4309" w:rsidRDefault="009B4309" w:rsidP="006B3BE3">
      <w:pPr>
        <w:rPr>
          <w:rFonts w:ascii="Times New Roman" w:hAnsi="Times New Roman" w:cs="Times New Roman"/>
          <w:sz w:val="24"/>
          <w:szCs w:val="24"/>
        </w:rPr>
      </w:pPr>
      <w:r>
        <w:rPr>
          <w:rFonts w:ascii="Times New Roman" w:hAnsi="Times New Roman" w:cs="Times New Roman"/>
          <w:sz w:val="24"/>
          <w:szCs w:val="24"/>
        </w:rPr>
        <w:t>This is interesting. We will have to discuss how we want to measure policy changes. For instance, we could look at what would happen without Tier changes after some date. Do we have their data on changes in contribution rates over time?</w:t>
      </w:r>
    </w:p>
    <w:p w14:paraId="0D4D3B67" w14:textId="0B43871A" w:rsidR="009B4309" w:rsidRDefault="009B4309" w:rsidP="006B3BE3">
      <w:pPr>
        <w:rPr>
          <w:rFonts w:ascii="Times New Roman" w:hAnsi="Times New Roman" w:cs="Times New Roman"/>
          <w:sz w:val="24"/>
          <w:szCs w:val="24"/>
        </w:rPr>
      </w:pPr>
      <w:r>
        <w:rPr>
          <w:rFonts w:ascii="Times New Roman" w:hAnsi="Times New Roman" w:cs="Times New Roman"/>
          <w:sz w:val="24"/>
          <w:szCs w:val="24"/>
        </w:rPr>
        <w:t>Figure 12 gets at the same sort of thing.</w:t>
      </w:r>
    </w:p>
    <w:p w14:paraId="1F75BC32" w14:textId="77777777" w:rsidR="000F1E19" w:rsidRDefault="000F1E19" w:rsidP="006B3BE3">
      <w:pPr>
        <w:rPr>
          <w:rFonts w:ascii="Times New Roman" w:hAnsi="Times New Roman" w:cs="Times New Roman"/>
          <w:sz w:val="24"/>
          <w:szCs w:val="24"/>
        </w:rPr>
      </w:pPr>
    </w:p>
    <w:p w14:paraId="2B3CD998" w14:textId="173907E4" w:rsidR="001C5B3E" w:rsidRDefault="001C5B3E" w:rsidP="006B3BE3">
      <w:pPr>
        <w:rPr>
          <w:rFonts w:ascii="Times New Roman" w:hAnsi="Times New Roman" w:cs="Times New Roman"/>
          <w:sz w:val="24"/>
          <w:szCs w:val="24"/>
        </w:rPr>
      </w:pPr>
    </w:p>
    <w:p w14:paraId="5C0517CD" w14:textId="77777777" w:rsidR="00F85DDB" w:rsidRDefault="00F85DDB" w:rsidP="006B3BE3">
      <w:pPr>
        <w:rPr>
          <w:rFonts w:ascii="Times New Roman" w:hAnsi="Times New Roman" w:cs="Times New Roman"/>
          <w:sz w:val="24"/>
          <w:szCs w:val="24"/>
        </w:rPr>
      </w:pPr>
    </w:p>
    <w:p w14:paraId="2555C326" w14:textId="77777777" w:rsidR="00A90BF6" w:rsidRDefault="00A90BF6" w:rsidP="006B3BE3">
      <w:pPr>
        <w:rPr>
          <w:rFonts w:ascii="Times New Roman" w:hAnsi="Times New Roman" w:cs="Times New Roman"/>
          <w:sz w:val="24"/>
          <w:szCs w:val="24"/>
        </w:rPr>
      </w:pPr>
    </w:p>
    <w:p w14:paraId="2170FC8B" w14:textId="77777777" w:rsidR="00AC4256" w:rsidRDefault="00AC4256" w:rsidP="006B3BE3">
      <w:pPr>
        <w:rPr>
          <w:rFonts w:ascii="Times New Roman" w:hAnsi="Times New Roman" w:cs="Times New Roman"/>
          <w:sz w:val="24"/>
          <w:szCs w:val="24"/>
        </w:rPr>
      </w:pPr>
    </w:p>
    <w:p w14:paraId="253D9979" w14:textId="77777777" w:rsidR="00AC4256" w:rsidRDefault="00AC4256" w:rsidP="006B3BE3">
      <w:pPr>
        <w:rPr>
          <w:rFonts w:ascii="Times New Roman" w:hAnsi="Times New Roman" w:cs="Times New Roman"/>
          <w:sz w:val="24"/>
          <w:szCs w:val="24"/>
        </w:rPr>
      </w:pPr>
    </w:p>
    <w:p w14:paraId="558E6105" w14:textId="77777777" w:rsidR="00AC4256" w:rsidRDefault="00AC4256" w:rsidP="006B3BE3">
      <w:pPr>
        <w:rPr>
          <w:rFonts w:ascii="Times New Roman" w:hAnsi="Times New Roman" w:cs="Times New Roman"/>
          <w:sz w:val="24"/>
          <w:szCs w:val="24"/>
        </w:rPr>
      </w:pPr>
    </w:p>
    <w:p w14:paraId="4A313F3F" w14:textId="77777777" w:rsidR="00361201" w:rsidRPr="00545066" w:rsidRDefault="00361201" w:rsidP="006B3BE3">
      <w:pPr>
        <w:rPr>
          <w:rFonts w:ascii="Times New Roman" w:hAnsi="Times New Roman" w:cs="Times New Roman"/>
          <w:sz w:val="24"/>
          <w:szCs w:val="24"/>
        </w:rPr>
      </w:pPr>
    </w:p>
    <w:sectPr w:rsidR="00361201" w:rsidRPr="0054506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6138C" w14:textId="77777777" w:rsidR="007D758A" w:rsidRDefault="007D758A" w:rsidP="0024249B">
      <w:pPr>
        <w:spacing w:after="0" w:line="240" w:lineRule="auto"/>
      </w:pPr>
      <w:r>
        <w:separator/>
      </w:r>
    </w:p>
  </w:endnote>
  <w:endnote w:type="continuationSeparator" w:id="0">
    <w:p w14:paraId="27434504" w14:textId="77777777" w:rsidR="007D758A" w:rsidRDefault="007D758A" w:rsidP="00242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094057"/>
      <w:docPartObj>
        <w:docPartGallery w:val="Page Numbers (Bottom of Page)"/>
        <w:docPartUnique/>
      </w:docPartObj>
    </w:sdtPr>
    <w:sdtEndPr>
      <w:rPr>
        <w:noProof/>
      </w:rPr>
    </w:sdtEndPr>
    <w:sdtContent>
      <w:p w14:paraId="57AABE13" w14:textId="6C306514" w:rsidR="009878D6" w:rsidRDefault="009878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C2D832" w14:textId="77777777" w:rsidR="009878D6" w:rsidRDefault="00987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4EF2E" w14:textId="77777777" w:rsidR="007D758A" w:rsidRDefault="007D758A" w:rsidP="0024249B">
      <w:pPr>
        <w:spacing w:after="0" w:line="240" w:lineRule="auto"/>
      </w:pPr>
      <w:r>
        <w:separator/>
      </w:r>
    </w:p>
  </w:footnote>
  <w:footnote w:type="continuationSeparator" w:id="0">
    <w:p w14:paraId="6530599D" w14:textId="77777777" w:rsidR="007D758A" w:rsidRDefault="007D758A" w:rsidP="0024249B">
      <w:pPr>
        <w:spacing w:after="0" w:line="240" w:lineRule="auto"/>
      </w:pPr>
      <w:r>
        <w:continuationSeparator/>
      </w:r>
    </w:p>
  </w:footnote>
  <w:footnote w:id="1">
    <w:p w14:paraId="3D4C4F57" w14:textId="32974C84" w:rsidR="0024249B" w:rsidRDefault="0024249B">
      <w:pPr>
        <w:pStyle w:val="FootnoteText"/>
      </w:pPr>
      <w:r>
        <w:rPr>
          <w:rStyle w:val="FootnoteReference"/>
        </w:rPr>
        <w:footnoteRef/>
      </w:r>
      <w:r>
        <w:t xml:space="preserve"> MIT</w:t>
      </w:r>
    </w:p>
  </w:footnote>
  <w:footnote w:id="2">
    <w:p w14:paraId="6B90A069" w14:textId="45CB0A3E" w:rsidR="0024249B" w:rsidRDefault="0024249B">
      <w:pPr>
        <w:pStyle w:val="FootnoteText"/>
      </w:pPr>
      <w:r>
        <w:rPr>
          <w:rStyle w:val="FootnoteReference"/>
        </w:rPr>
        <w:footnoteRef/>
      </w:r>
      <w:r>
        <w:t xml:space="preserve"> Boston College</w:t>
      </w:r>
    </w:p>
    <w:p w14:paraId="1954BD60" w14:textId="62F1BEF9" w:rsidR="0024249B" w:rsidRDefault="0024249B">
      <w:pPr>
        <w:pStyle w:val="FootnoteText"/>
      </w:pPr>
    </w:p>
    <w:p w14:paraId="6F385203" w14:textId="230466A3" w:rsidR="0024249B" w:rsidRDefault="0024249B">
      <w:pPr>
        <w:pStyle w:val="FootnoteText"/>
      </w:pPr>
      <w:r>
        <w:t>We are</w:t>
      </w:r>
      <w:r w:rsidR="000C7FA4">
        <w:t xml:space="preserve"> very</w:t>
      </w:r>
      <w:r>
        <w:t xml:space="preserve"> </w:t>
      </w:r>
      <w:proofErr w:type="gramStart"/>
      <w:r>
        <w:t>grateful</w:t>
      </w:r>
      <w:proofErr w:type="gramEnd"/>
      <w:r>
        <w:t xml:space="preserve"> </w:t>
      </w:r>
      <w:r w:rsidR="001F62AA">
        <w:t>Alex Gant</w:t>
      </w:r>
      <w:r w:rsidR="00BD1C94">
        <w:t>, M</w:t>
      </w:r>
      <w:r w:rsidR="004900C4">
        <w:t>ay Luo</w:t>
      </w:r>
      <w:r w:rsidR="001F62AA">
        <w:t xml:space="preserve"> and Tanya Ratra for excellent research assistance. </w:t>
      </w:r>
    </w:p>
  </w:footnote>
  <w:footnote w:id="3">
    <w:p w14:paraId="16A15A01" w14:textId="3141DBA7" w:rsidR="004A289A" w:rsidRDefault="004A289A">
      <w:pPr>
        <w:pStyle w:val="FootnoteText"/>
      </w:pPr>
      <w:r>
        <w:rPr>
          <w:rStyle w:val="FootnoteReference"/>
        </w:rPr>
        <w:footnoteRef/>
      </w:r>
      <w:r>
        <w:t xml:space="preserve"> This follows</w:t>
      </w:r>
      <w:r w:rsidRPr="004A289A">
        <w:t xml:space="preserve"> the suggestion in Lucas 2021.</w:t>
      </w:r>
    </w:p>
  </w:footnote>
  <w:footnote w:id="4">
    <w:p w14:paraId="326B5266" w14:textId="69E137F3" w:rsidR="00554BBC" w:rsidRDefault="00554BBC">
      <w:pPr>
        <w:pStyle w:val="FootnoteText"/>
      </w:pPr>
      <w:r>
        <w:rPr>
          <w:rStyle w:val="FootnoteReference"/>
        </w:rPr>
        <w:footnoteRef/>
      </w:r>
      <w:r>
        <w:t xml:space="preserve"> 2021 is the latest year data is available for most plans.</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orah J Lucas">
    <w15:presenceInfo w15:providerId="AD" w15:userId="S::dlucas@mit.edu::0cf5e80b-e892-4394-9a3e-63ff676f1b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49B"/>
    <w:rsid w:val="00003BE9"/>
    <w:rsid w:val="00036F15"/>
    <w:rsid w:val="00043C14"/>
    <w:rsid w:val="00053A82"/>
    <w:rsid w:val="000940D2"/>
    <w:rsid w:val="00094AD2"/>
    <w:rsid w:val="000C0AD3"/>
    <w:rsid w:val="000C7FA4"/>
    <w:rsid w:val="000D39A3"/>
    <w:rsid w:val="000F1E19"/>
    <w:rsid w:val="00121946"/>
    <w:rsid w:val="0013225E"/>
    <w:rsid w:val="00135AA7"/>
    <w:rsid w:val="00142010"/>
    <w:rsid w:val="00196186"/>
    <w:rsid w:val="001C4076"/>
    <w:rsid w:val="001C5B3E"/>
    <w:rsid w:val="001E2B8B"/>
    <w:rsid w:val="001E4E9B"/>
    <w:rsid w:val="001F62AA"/>
    <w:rsid w:val="00220086"/>
    <w:rsid w:val="00233AAE"/>
    <w:rsid w:val="0024249B"/>
    <w:rsid w:val="00245902"/>
    <w:rsid w:val="00255F5F"/>
    <w:rsid w:val="00262ED4"/>
    <w:rsid w:val="00272188"/>
    <w:rsid w:val="002E5CF6"/>
    <w:rsid w:val="00300572"/>
    <w:rsid w:val="003308F6"/>
    <w:rsid w:val="00330B76"/>
    <w:rsid w:val="0034792E"/>
    <w:rsid w:val="00361201"/>
    <w:rsid w:val="00362870"/>
    <w:rsid w:val="003810AA"/>
    <w:rsid w:val="0038516C"/>
    <w:rsid w:val="003B7179"/>
    <w:rsid w:val="004028CF"/>
    <w:rsid w:val="00457462"/>
    <w:rsid w:val="00460146"/>
    <w:rsid w:val="004900C4"/>
    <w:rsid w:val="004A289A"/>
    <w:rsid w:val="004D0D78"/>
    <w:rsid w:val="004E3AB3"/>
    <w:rsid w:val="004F108B"/>
    <w:rsid w:val="004F4EA1"/>
    <w:rsid w:val="00501EEF"/>
    <w:rsid w:val="00513252"/>
    <w:rsid w:val="00523C0E"/>
    <w:rsid w:val="00537A48"/>
    <w:rsid w:val="00545066"/>
    <w:rsid w:val="00554BBC"/>
    <w:rsid w:val="00575A46"/>
    <w:rsid w:val="0058458D"/>
    <w:rsid w:val="00592B56"/>
    <w:rsid w:val="00597C36"/>
    <w:rsid w:val="005A66EA"/>
    <w:rsid w:val="005B1021"/>
    <w:rsid w:val="005B2F24"/>
    <w:rsid w:val="005C3C22"/>
    <w:rsid w:val="005C5E44"/>
    <w:rsid w:val="005C6A16"/>
    <w:rsid w:val="005F461E"/>
    <w:rsid w:val="0061245C"/>
    <w:rsid w:val="00622E27"/>
    <w:rsid w:val="0062494E"/>
    <w:rsid w:val="00637654"/>
    <w:rsid w:val="00657078"/>
    <w:rsid w:val="006765B7"/>
    <w:rsid w:val="006B307B"/>
    <w:rsid w:val="006B3BE3"/>
    <w:rsid w:val="006E59DA"/>
    <w:rsid w:val="00701554"/>
    <w:rsid w:val="00722F22"/>
    <w:rsid w:val="00734832"/>
    <w:rsid w:val="00734D24"/>
    <w:rsid w:val="007533BB"/>
    <w:rsid w:val="00754259"/>
    <w:rsid w:val="007929E8"/>
    <w:rsid w:val="0079477D"/>
    <w:rsid w:val="00796147"/>
    <w:rsid w:val="007C4669"/>
    <w:rsid w:val="007D758A"/>
    <w:rsid w:val="007F50ED"/>
    <w:rsid w:val="00810C77"/>
    <w:rsid w:val="00847372"/>
    <w:rsid w:val="0086548A"/>
    <w:rsid w:val="00872A34"/>
    <w:rsid w:val="00884B4C"/>
    <w:rsid w:val="00893724"/>
    <w:rsid w:val="008945EE"/>
    <w:rsid w:val="008D50A2"/>
    <w:rsid w:val="008E555F"/>
    <w:rsid w:val="00960710"/>
    <w:rsid w:val="00965B0E"/>
    <w:rsid w:val="009878D6"/>
    <w:rsid w:val="009B4309"/>
    <w:rsid w:val="009D02D9"/>
    <w:rsid w:val="009E1FF7"/>
    <w:rsid w:val="009F1666"/>
    <w:rsid w:val="00A077C0"/>
    <w:rsid w:val="00A2653A"/>
    <w:rsid w:val="00A30E6F"/>
    <w:rsid w:val="00A467F3"/>
    <w:rsid w:val="00A674BA"/>
    <w:rsid w:val="00A90BF6"/>
    <w:rsid w:val="00AA2B40"/>
    <w:rsid w:val="00AC4256"/>
    <w:rsid w:val="00AD7A90"/>
    <w:rsid w:val="00AE5958"/>
    <w:rsid w:val="00AF650F"/>
    <w:rsid w:val="00B04EDE"/>
    <w:rsid w:val="00B52D1A"/>
    <w:rsid w:val="00B772A1"/>
    <w:rsid w:val="00BB61C5"/>
    <w:rsid w:val="00BC23DF"/>
    <w:rsid w:val="00BD1C94"/>
    <w:rsid w:val="00BE5CF3"/>
    <w:rsid w:val="00C602C8"/>
    <w:rsid w:val="00C63968"/>
    <w:rsid w:val="00C65CD5"/>
    <w:rsid w:val="00C83317"/>
    <w:rsid w:val="00CB551C"/>
    <w:rsid w:val="00CC2524"/>
    <w:rsid w:val="00CD1750"/>
    <w:rsid w:val="00CE7960"/>
    <w:rsid w:val="00CF12CB"/>
    <w:rsid w:val="00D01927"/>
    <w:rsid w:val="00D23153"/>
    <w:rsid w:val="00D23D62"/>
    <w:rsid w:val="00D55CA6"/>
    <w:rsid w:val="00D563A2"/>
    <w:rsid w:val="00D6101B"/>
    <w:rsid w:val="00D80904"/>
    <w:rsid w:val="00D95093"/>
    <w:rsid w:val="00DA4EEA"/>
    <w:rsid w:val="00E33C19"/>
    <w:rsid w:val="00E560A5"/>
    <w:rsid w:val="00E74C3E"/>
    <w:rsid w:val="00E7603E"/>
    <w:rsid w:val="00E835B8"/>
    <w:rsid w:val="00EC3496"/>
    <w:rsid w:val="00EF177A"/>
    <w:rsid w:val="00EF5C06"/>
    <w:rsid w:val="00F01F92"/>
    <w:rsid w:val="00F34190"/>
    <w:rsid w:val="00F66A10"/>
    <w:rsid w:val="00F772A8"/>
    <w:rsid w:val="00F7789F"/>
    <w:rsid w:val="00F840B5"/>
    <w:rsid w:val="00F85DDB"/>
    <w:rsid w:val="00F95F8E"/>
    <w:rsid w:val="00FB08E5"/>
    <w:rsid w:val="00FB3CD1"/>
    <w:rsid w:val="00FD5A93"/>
    <w:rsid w:val="00FE03B5"/>
    <w:rsid w:val="00FE2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307B3"/>
  <w15:chartTrackingRefBased/>
  <w15:docId w15:val="{958C30AA-97FB-4D3E-AFCF-220435F10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2424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249B"/>
    <w:rPr>
      <w:sz w:val="20"/>
      <w:szCs w:val="20"/>
    </w:rPr>
  </w:style>
  <w:style w:type="character" w:styleId="FootnoteReference">
    <w:name w:val="footnote reference"/>
    <w:basedOn w:val="DefaultParagraphFont"/>
    <w:uiPriority w:val="99"/>
    <w:semiHidden/>
    <w:unhideWhenUsed/>
    <w:rsid w:val="0024249B"/>
    <w:rPr>
      <w:vertAlign w:val="superscript"/>
    </w:rPr>
  </w:style>
  <w:style w:type="character" w:styleId="Hyperlink">
    <w:name w:val="Hyperlink"/>
    <w:basedOn w:val="DefaultParagraphFont"/>
    <w:uiPriority w:val="99"/>
    <w:unhideWhenUsed/>
    <w:rsid w:val="00513252"/>
    <w:rPr>
      <w:color w:val="0563C1" w:themeColor="hyperlink"/>
      <w:u w:val="single"/>
    </w:rPr>
  </w:style>
  <w:style w:type="character" w:styleId="UnresolvedMention">
    <w:name w:val="Unresolved Mention"/>
    <w:basedOn w:val="DefaultParagraphFont"/>
    <w:uiPriority w:val="99"/>
    <w:semiHidden/>
    <w:unhideWhenUsed/>
    <w:rsid w:val="00513252"/>
    <w:rPr>
      <w:color w:val="605E5C"/>
      <w:shd w:val="clear" w:color="auto" w:fill="E1DFDD"/>
    </w:rPr>
  </w:style>
  <w:style w:type="paragraph" w:styleId="Header">
    <w:name w:val="header"/>
    <w:basedOn w:val="Normal"/>
    <w:link w:val="HeaderChar"/>
    <w:uiPriority w:val="99"/>
    <w:unhideWhenUsed/>
    <w:rsid w:val="009878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8D6"/>
  </w:style>
  <w:style w:type="paragraph" w:styleId="Footer">
    <w:name w:val="footer"/>
    <w:basedOn w:val="Normal"/>
    <w:link w:val="FooterChar"/>
    <w:uiPriority w:val="99"/>
    <w:unhideWhenUsed/>
    <w:rsid w:val="009878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8D6"/>
  </w:style>
  <w:style w:type="character" w:styleId="CommentReference">
    <w:name w:val="annotation reference"/>
    <w:basedOn w:val="DefaultParagraphFont"/>
    <w:uiPriority w:val="99"/>
    <w:semiHidden/>
    <w:unhideWhenUsed/>
    <w:rsid w:val="00255F5F"/>
    <w:rPr>
      <w:sz w:val="16"/>
      <w:szCs w:val="16"/>
    </w:rPr>
  </w:style>
  <w:style w:type="paragraph" w:styleId="CommentText">
    <w:name w:val="annotation text"/>
    <w:basedOn w:val="Normal"/>
    <w:link w:val="CommentTextChar"/>
    <w:uiPriority w:val="99"/>
    <w:semiHidden/>
    <w:unhideWhenUsed/>
    <w:rsid w:val="00255F5F"/>
    <w:pPr>
      <w:spacing w:line="240" w:lineRule="auto"/>
    </w:pPr>
    <w:rPr>
      <w:sz w:val="20"/>
      <w:szCs w:val="20"/>
    </w:rPr>
  </w:style>
  <w:style w:type="character" w:customStyle="1" w:styleId="CommentTextChar">
    <w:name w:val="Comment Text Char"/>
    <w:basedOn w:val="DefaultParagraphFont"/>
    <w:link w:val="CommentText"/>
    <w:uiPriority w:val="99"/>
    <w:semiHidden/>
    <w:rsid w:val="00255F5F"/>
    <w:rPr>
      <w:sz w:val="20"/>
      <w:szCs w:val="20"/>
    </w:rPr>
  </w:style>
  <w:style w:type="paragraph" w:styleId="CommentSubject">
    <w:name w:val="annotation subject"/>
    <w:basedOn w:val="CommentText"/>
    <w:next w:val="CommentText"/>
    <w:link w:val="CommentSubjectChar"/>
    <w:uiPriority w:val="99"/>
    <w:semiHidden/>
    <w:unhideWhenUsed/>
    <w:rsid w:val="00255F5F"/>
    <w:rPr>
      <w:b/>
      <w:bCs/>
    </w:rPr>
  </w:style>
  <w:style w:type="character" w:customStyle="1" w:styleId="CommentSubjectChar">
    <w:name w:val="Comment Subject Char"/>
    <w:basedOn w:val="CommentTextChar"/>
    <w:link w:val="CommentSubject"/>
    <w:uiPriority w:val="99"/>
    <w:semiHidden/>
    <w:rsid w:val="00255F5F"/>
    <w:rPr>
      <w:b/>
      <w:bCs/>
      <w:sz w:val="20"/>
      <w:szCs w:val="20"/>
    </w:rPr>
  </w:style>
  <w:style w:type="paragraph" w:styleId="Revision">
    <w:name w:val="Revision"/>
    <w:hidden/>
    <w:uiPriority w:val="99"/>
    <w:semiHidden/>
    <w:rsid w:val="007929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ssrn.com/abstract=4258469"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4b42d96-50ee-4759-abeb-2e5d6ee85cfc">
      <Terms xmlns="http://schemas.microsoft.com/office/infopath/2007/PartnerControls"/>
    </lcf76f155ced4ddcb4097134ff3c332f>
    <TaxCatchAll xmlns="45779287-706c-4b9a-b5f1-0341e017a4da" xsi:nil="true"/>
    <ModifiedTime xmlns="24b42d96-50ee-4759-abeb-2e5d6ee85cf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2961E80EAE4E74DB3D60368050CD89D" ma:contentTypeVersion="19" ma:contentTypeDescription="Create a new document." ma:contentTypeScope="" ma:versionID="e26b3d9379f42a9935d3a502b96bdafd">
  <xsd:schema xmlns:xsd="http://www.w3.org/2001/XMLSchema" xmlns:xs="http://www.w3.org/2001/XMLSchema" xmlns:p="http://schemas.microsoft.com/office/2006/metadata/properties" xmlns:ns2="24b42d96-50ee-4759-abeb-2e5d6ee85cfc" xmlns:ns3="45779287-706c-4b9a-b5f1-0341e017a4da" targetNamespace="http://schemas.microsoft.com/office/2006/metadata/properties" ma:root="true" ma:fieldsID="d0cdcef86a00d891bef714b99d7671bb" ns2:_="" ns3:_="">
    <xsd:import namespace="24b42d96-50ee-4759-abeb-2e5d6ee85cfc"/>
    <xsd:import namespace="45779287-706c-4b9a-b5f1-0341e017a4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odified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b42d96-50ee-4759-abeb-2e5d6ee85c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3350ec4-10e3-4b5d-9666-7d76f34ba4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odifiedTime" ma:index="26" nillable="true" ma:displayName="Modified Time" ma:format="DateTime" ma:internalName="ModifiedTim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5779287-706c-4b9a-b5f1-0341e017a4da"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3a12389-6ccb-4fe9-a0e7-3ab8f098f920}" ma:internalName="TaxCatchAll" ma:showField="CatchAllData" ma:web="45779287-706c-4b9a-b5f1-0341e017a4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58C29A-6788-4058-9A93-D166F4ACAD19}">
  <ds:schemaRefs>
    <ds:schemaRef ds:uri="http://schemas.microsoft.com/office/2006/metadata/properties"/>
    <ds:schemaRef ds:uri="http://schemas.microsoft.com/office/infopath/2007/PartnerControls"/>
    <ds:schemaRef ds:uri="24b42d96-50ee-4759-abeb-2e5d6ee85cfc"/>
    <ds:schemaRef ds:uri="45779287-706c-4b9a-b5f1-0341e017a4da"/>
  </ds:schemaRefs>
</ds:datastoreItem>
</file>

<file path=customXml/itemProps2.xml><?xml version="1.0" encoding="utf-8"?>
<ds:datastoreItem xmlns:ds="http://schemas.openxmlformats.org/officeDocument/2006/customXml" ds:itemID="{8242C04C-985A-42CD-B365-C593BBB16C1E}">
  <ds:schemaRefs>
    <ds:schemaRef ds:uri="http://schemas.microsoft.com/sharepoint/v3/contenttype/forms"/>
  </ds:schemaRefs>
</ds:datastoreItem>
</file>

<file path=customXml/itemProps3.xml><?xml version="1.0" encoding="utf-8"?>
<ds:datastoreItem xmlns:ds="http://schemas.openxmlformats.org/officeDocument/2006/customXml" ds:itemID="{0366D53E-D390-4F3A-B316-224052D7A3D0}">
  <ds:schemaRefs>
    <ds:schemaRef ds:uri="http://schemas.openxmlformats.org/officeDocument/2006/bibliography"/>
  </ds:schemaRefs>
</ds:datastoreItem>
</file>

<file path=customXml/itemProps4.xml><?xml version="1.0" encoding="utf-8"?>
<ds:datastoreItem xmlns:ds="http://schemas.openxmlformats.org/officeDocument/2006/customXml" ds:itemID="{D28AD6B0-D58C-4770-AE0D-3DEA554A6E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b42d96-50ee-4759-abeb-2e5d6ee85cfc"/>
    <ds:schemaRef ds:uri="45779287-706c-4b9a-b5f1-0341e017a4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3761</Words>
  <Characters>21444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J Lucas</dc:creator>
  <cp:keywords/>
  <dc:description/>
  <cp:lastModifiedBy>Deborah J Lucas</cp:lastModifiedBy>
  <cp:revision>3</cp:revision>
  <dcterms:created xsi:type="dcterms:W3CDTF">2026-09-07T11:54:00Z</dcterms:created>
  <dcterms:modified xsi:type="dcterms:W3CDTF">2026-09-07T11:58:00Z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0x01010072961E80EAE4E74DB3D60368050CD89D</vt:lpwstr>
  </property>
</Properties>
</file>